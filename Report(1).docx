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5C13" w:rsidRPr="00A30A9C" w:rsidRDefault="00A35C13" w:rsidP="00A30A9C">
      <w:pPr>
        <w:spacing w:after="0" w:line="360" w:lineRule="auto"/>
        <w:rPr>
          <w:rFonts w:ascii="Times New Roman" w:eastAsia="Times New Roman" w:hAnsi="Times New Roman" w:cs="Times New Roman"/>
          <w:sz w:val="24"/>
          <w:szCs w:val="24"/>
          <w:lang w:eastAsia="en-IN"/>
        </w:rPr>
      </w:pPr>
      <w:r w:rsidRPr="00A30A9C">
        <w:rPr>
          <w:rFonts w:ascii="Times New Roman" w:eastAsia="Times New Roman" w:hAnsi="Times New Roman" w:cs="Times New Roman"/>
          <w:b/>
          <w:bCs/>
          <w:sz w:val="32"/>
          <w:szCs w:val="32"/>
          <w:u w:val="single"/>
          <w:lang w:eastAsia="en-IN"/>
        </w:rPr>
        <w:t>INTRODUCTION</w:t>
      </w:r>
    </w:p>
    <w:p w:rsidR="00A35C13" w:rsidRPr="00CC6390" w:rsidRDefault="00A35C13" w:rsidP="00EA7064">
      <w:pPr>
        <w:spacing w:after="0" w:line="360" w:lineRule="auto"/>
        <w:jc w:val="center"/>
        <w:rPr>
          <w:rFonts w:ascii="Times New Roman" w:eastAsia="Times New Roman" w:hAnsi="Times New Roman" w:cs="Times New Roman"/>
          <w:sz w:val="24"/>
          <w:szCs w:val="24"/>
          <w:lang w:eastAsia="en-IN"/>
        </w:rPr>
      </w:pPr>
    </w:p>
    <w:p w:rsidR="00A35C13" w:rsidRPr="00CC6390" w:rsidRDefault="00A35C13" w:rsidP="00EA7064">
      <w:pPr>
        <w:spacing w:after="0" w:line="360" w:lineRule="auto"/>
        <w:ind w:firstLine="720"/>
        <w:jc w:val="both"/>
        <w:rPr>
          <w:rFonts w:ascii="Times New Roman" w:eastAsia="Times New Roman" w:hAnsi="Times New Roman" w:cs="Times New Roman"/>
          <w:sz w:val="24"/>
          <w:szCs w:val="24"/>
          <w:lang w:eastAsia="en-IN"/>
        </w:rPr>
      </w:pPr>
      <w:r w:rsidRPr="00CC6390">
        <w:rPr>
          <w:rFonts w:ascii="Times New Roman" w:eastAsia="Times New Roman" w:hAnsi="Times New Roman" w:cs="Times New Roman"/>
          <w:sz w:val="24"/>
          <w:szCs w:val="24"/>
          <w:lang w:eastAsia="en-IN"/>
        </w:rPr>
        <w:t>There is a big influence of technology on our daily life. Electronic devices, multimedia and computers are things we have to deal with every day. Especially the Internet is becoming more and more important for nearly everybody as it is one of the newest and most forward-looking media and surely the medium of the future.</w:t>
      </w:r>
    </w:p>
    <w:p w:rsidR="00A35C13" w:rsidRPr="00CC6390" w:rsidRDefault="00A35C13" w:rsidP="00EA7064">
      <w:pPr>
        <w:spacing w:after="0" w:line="360" w:lineRule="auto"/>
        <w:jc w:val="both"/>
        <w:rPr>
          <w:rFonts w:ascii="Times New Roman" w:eastAsia="Times New Roman" w:hAnsi="Times New Roman" w:cs="Times New Roman"/>
          <w:sz w:val="24"/>
          <w:szCs w:val="24"/>
          <w:lang w:eastAsia="en-IN"/>
        </w:rPr>
      </w:pPr>
    </w:p>
    <w:p w:rsidR="00A35C13" w:rsidRPr="00CC6390" w:rsidRDefault="00A35C13" w:rsidP="00EA7064">
      <w:pPr>
        <w:spacing w:after="0" w:line="360" w:lineRule="auto"/>
        <w:ind w:firstLine="720"/>
        <w:jc w:val="both"/>
        <w:rPr>
          <w:rFonts w:ascii="Times New Roman" w:eastAsia="Times New Roman" w:hAnsi="Times New Roman" w:cs="Times New Roman"/>
          <w:sz w:val="24"/>
          <w:szCs w:val="24"/>
          <w:shd w:val="clear" w:color="auto" w:fill="FFFFFF"/>
          <w:lang w:eastAsia="en-IN"/>
        </w:rPr>
      </w:pPr>
      <w:r w:rsidRPr="00CC6390">
        <w:rPr>
          <w:rFonts w:ascii="Times New Roman" w:eastAsia="Times New Roman" w:hAnsi="Times New Roman" w:cs="Times New Roman"/>
          <w:sz w:val="24"/>
          <w:szCs w:val="24"/>
          <w:shd w:val="clear" w:color="auto" w:fill="FFFFFF"/>
          <w:lang w:eastAsia="en-IN"/>
        </w:rPr>
        <w:t>It is naturally engaging and, in an age of information overload, it's vital for small businesses to offer content that is easy to digest; if not, consumers will simply move on. Video does this very well. If a picture paints 1,000 words then one minute of video is worth 1.8 million, so say Forrester's researchers. With online video quickly becoming a key means for people to satisfy their information and entertainment needs.</w:t>
      </w:r>
    </w:p>
    <w:p w:rsidR="00041DF6" w:rsidRPr="00CC6390" w:rsidRDefault="00041DF6" w:rsidP="00EA7064">
      <w:pPr>
        <w:spacing w:after="0" w:line="360" w:lineRule="auto"/>
        <w:ind w:firstLine="720"/>
        <w:jc w:val="both"/>
        <w:rPr>
          <w:rFonts w:ascii="Times New Roman" w:eastAsia="Times New Roman" w:hAnsi="Times New Roman" w:cs="Times New Roman"/>
          <w:sz w:val="24"/>
          <w:szCs w:val="24"/>
          <w:shd w:val="clear" w:color="auto" w:fill="FFFFFF"/>
          <w:lang w:eastAsia="en-IN"/>
        </w:rPr>
      </w:pPr>
    </w:p>
    <w:p w:rsidR="00041DF6" w:rsidRPr="00CC6390" w:rsidRDefault="00041DF6" w:rsidP="00EA7064">
      <w:pPr>
        <w:spacing w:line="360" w:lineRule="auto"/>
        <w:ind w:firstLine="720"/>
        <w:rPr>
          <w:rFonts w:ascii="Times New Roman" w:eastAsia="Times New Roman" w:hAnsi="Times New Roman" w:cs="Times New Roman"/>
          <w:sz w:val="24"/>
          <w:szCs w:val="24"/>
          <w:shd w:val="clear" w:color="auto" w:fill="FFFFFF"/>
          <w:lang w:eastAsia="en-IN"/>
        </w:rPr>
      </w:pPr>
      <w:r w:rsidRPr="00CC6390">
        <w:rPr>
          <w:rFonts w:ascii="Times New Roman" w:eastAsia="Times New Roman" w:hAnsi="Times New Roman" w:cs="Times New Roman"/>
          <w:sz w:val="24"/>
          <w:szCs w:val="24"/>
          <w:shd w:val="clear" w:color="auto" w:fill="FFFFFF"/>
          <w:lang w:eastAsia="en-IN"/>
        </w:rPr>
        <w:t>Streaming video is content sent in compressed form over the Internet and displayed by the viewer in real time. With streaming video or streaming media, a Web user does not have to wait to download a file to play it. Instead, the media is sent in a continuous stream of data and is played as it arrives.</w:t>
      </w:r>
    </w:p>
    <w:p w:rsidR="00041DF6" w:rsidRPr="00CC6390" w:rsidRDefault="00041DF6" w:rsidP="00EA7064">
      <w:pPr>
        <w:spacing w:after="0" w:line="360" w:lineRule="auto"/>
        <w:ind w:firstLine="720"/>
        <w:jc w:val="both"/>
        <w:rPr>
          <w:rFonts w:ascii="Times New Roman" w:eastAsia="Times New Roman" w:hAnsi="Times New Roman" w:cs="Times New Roman"/>
          <w:sz w:val="24"/>
          <w:szCs w:val="24"/>
          <w:lang w:eastAsia="en-IN"/>
        </w:rPr>
      </w:pPr>
      <w:r w:rsidRPr="00CC6390">
        <w:rPr>
          <w:rFonts w:ascii="Times New Roman" w:eastAsia="Times New Roman" w:hAnsi="Times New Roman" w:cs="Times New Roman"/>
          <w:sz w:val="24"/>
          <w:szCs w:val="24"/>
          <w:lang w:eastAsia="en-IN"/>
        </w:rPr>
        <w:t>Streaming is not only for video content. Entertainment, gaming, learning and more are part of the delivery system. Content creators, whether it be videos, apps or games, will now have an easier time of setting up and managing their streams.</w:t>
      </w:r>
    </w:p>
    <w:p w:rsidR="00A35C13" w:rsidRPr="00CC6390" w:rsidRDefault="00A35C13" w:rsidP="00EA7064">
      <w:pPr>
        <w:spacing w:after="0" w:line="360" w:lineRule="auto"/>
        <w:jc w:val="both"/>
        <w:rPr>
          <w:rFonts w:ascii="Times New Roman" w:eastAsia="Times New Roman" w:hAnsi="Times New Roman" w:cs="Times New Roman"/>
          <w:sz w:val="24"/>
          <w:szCs w:val="24"/>
          <w:lang w:eastAsia="en-IN"/>
        </w:rPr>
      </w:pPr>
    </w:p>
    <w:p w:rsidR="00041DF6" w:rsidRPr="00CC6390" w:rsidRDefault="00A35C13" w:rsidP="00EA7064">
      <w:pPr>
        <w:spacing w:after="0" w:line="360" w:lineRule="auto"/>
        <w:ind w:firstLine="720"/>
        <w:jc w:val="both"/>
        <w:rPr>
          <w:rFonts w:ascii="Times New Roman" w:eastAsia="Times New Roman" w:hAnsi="Times New Roman" w:cs="Times New Roman"/>
          <w:sz w:val="24"/>
          <w:szCs w:val="24"/>
          <w:lang w:eastAsia="en-IN"/>
        </w:rPr>
      </w:pPr>
      <w:r w:rsidRPr="00CC6390">
        <w:rPr>
          <w:rFonts w:ascii="Times New Roman" w:eastAsia="Times New Roman" w:hAnsi="Times New Roman" w:cs="Times New Roman"/>
          <w:sz w:val="24"/>
          <w:szCs w:val="24"/>
          <w:lang w:eastAsia="en-IN"/>
        </w:rPr>
        <w:t>This project is based on “</w:t>
      </w:r>
      <w:r w:rsidRPr="00CC6390">
        <w:rPr>
          <w:rFonts w:ascii="Times New Roman" w:eastAsia="Times New Roman" w:hAnsi="Times New Roman" w:cs="Times New Roman"/>
          <w:b/>
          <w:bCs/>
          <w:sz w:val="24"/>
          <w:szCs w:val="24"/>
          <w:lang w:eastAsia="en-IN"/>
        </w:rPr>
        <w:t>Online Video Streaming</w:t>
      </w:r>
      <w:r w:rsidRPr="00CC6390">
        <w:rPr>
          <w:rFonts w:ascii="Times New Roman" w:eastAsia="Times New Roman" w:hAnsi="Times New Roman" w:cs="Times New Roman"/>
          <w:sz w:val="24"/>
          <w:szCs w:val="24"/>
          <w:lang w:eastAsia="en-IN"/>
        </w:rPr>
        <w:t xml:space="preserve">”. The motive of the project is to providing the facilities to watch online videos free of cost. Not only the users can view the videos and they can also share them with others, infect they can register themselves </w:t>
      </w:r>
      <w:r w:rsidR="00041DF6" w:rsidRPr="00CC6390">
        <w:rPr>
          <w:rFonts w:ascii="Times New Roman" w:eastAsia="Times New Roman" w:hAnsi="Times New Roman" w:cs="Times New Roman"/>
          <w:sz w:val="24"/>
          <w:szCs w:val="24"/>
          <w:lang w:eastAsia="en-IN"/>
        </w:rPr>
        <w:t xml:space="preserve">to the site </w:t>
      </w:r>
      <w:r w:rsidRPr="00CC6390">
        <w:rPr>
          <w:rFonts w:ascii="Times New Roman" w:eastAsia="Times New Roman" w:hAnsi="Times New Roman" w:cs="Times New Roman"/>
          <w:sz w:val="24"/>
          <w:szCs w:val="24"/>
          <w:lang w:eastAsia="en-IN"/>
        </w:rPr>
        <w:t xml:space="preserve">which </w:t>
      </w:r>
      <w:r w:rsidR="00041DF6" w:rsidRPr="00CC6390">
        <w:rPr>
          <w:rFonts w:ascii="Times New Roman" w:eastAsia="Times New Roman" w:hAnsi="Times New Roman" w:cs="Times New Roman"/>
          <w:sz w:val="24"/>
          <w:szCs w:val="24"/>
          <w:lang w:eastAsia="en-IN"/>
        </w:rPr>
        <w:t xml:space="preserve">will </w:t>
      </w:r>
      <w:r w:rsidRPr="00CC6390">
        <w:rPr>
          <w:rFonts w:ascii="Times New Roman" w:eastAsia="Times New Roman" w:hAnsi="Times New Roman" w:cs="Times New Roman"/>
          <w:sz w:val="24"/>
          <w:szCs w:val="24"/>
          <w:lang w:eastAsia="en-IN"/>
        </w:rPr>
        <w:t xml:space="preserve">provides them </w:t>
      </w:r>
      <w:r w:rsidR="00041DF6" w:rsidRPr="00CC6390">
        <w:rPr>
          <w:rFonts w:ascii="Times New Roman" w:eastAsia="Times New Roman" w:hAnsi="Times New Roman" w:cs="Times New Roman"/>
          <w:sz w:val="24"/>
          <w:szCs w:val="24"/>
          <w:lang w:eastAsia="en-IN"/>
        </w:rPr>
        <w:t xml:space="preserve">tons of </w:t>
      </w:r>
      <w:r w:rsidRPr="00CC6390">
        <w:rPr>
          <w:rFonts w:ascii="Times New Roman" w:eastAsia="Times New Roman" w:hAnsi="Times New Roman" w:cs="Times New Roman"/>
          <w:sz w:val="24"/>
          <w:szCs w:val="24"/>
          <w:lang w:eastAsia="en-IN"/>
        </w:rPr>
        <w:t>facilit</w:t>
      </w:r>
      <w:r w:rsidR="00041DF6" w:rsidRPr="00CC6390">
        <w:rPr>
          <w:rFonts w:ascii="Times New Roman" w:eastAsia="Times New Roman" w:hAnsi="Times New Roman" w:cs="Times New Roman"/>
          <w:sz w:val="24"/>
          <w:szCs w:val="24"/>
          <w:lang w:eastAsia="en-IN"/>
        </w:rPr>
        <w:t xml:space="preserve">ies such as host own channel on our site to share his/her videos to the world, there are other facilities too such as </w:t>
      </w:r>
      <w:r w:rsidRPr="00CC6390">
        <w:rPr>
          <w:rFonts w:ascii="Times New Roman" w:eastAsia="Times New Roman" w:hAnsi="Times New Roman" w:cs="Times New Roman"/>
          <w:sz w:val="24"/>
          <w:szCs w:val="24"/>
          <w:lang w:eastAsia="en-IN"/>
        </w:rPr>
        <w:t>upload videos along with subtitles, upload custom thumbnails</w:t>
      </w:r>
      <w:r w:rsidR="00041DF6" w:rsidRPr="00CC6390">
        <w:rPr>
          <w:rFonts w:ascii="Times New Roman" w:eastAsia="Times New Roman" w:hAnsi="Times New Roman" w:cs="Times New Roman"/>
          <w:sz w:val="24"/>
          <w:szCs w:val="24"/>
          <w:lang w:eastAsia="en-IN"/>
        </w:rPr>
        <w:t xml:space="preserve"> for video, they can even provide textual description about the video</w:t>
      </w:r>
      <w:r w:rsidRPr="00CC6390">
        <w:rPr>
          <w:rFonts w:ascii="Times New Roman" w:eastAsia="Times New Roman" w:hAnsi="Times New Roman" w:cs="Times New Roman"/>
          <w:sz w:val="24"/>
          <w:szCs w:val="24"/>
          <w:lang w:eastAsia="en-IN"/>
        </w:rPr>
        <w:t xml:space="preserve">, </w:t>
      </w:r>
      <w:r w:rsidR="00041DF6" w:rsidRPr="00CC6390">
        <w:rPr>
          <w:rFonts w:ascii="Times New Roman" w:eastAsia="Times New Roman" w:hAnsi="Times New Roman" w:cs="Times New Roman"/>
          <w:sz w:val="24"/>
          <w:szCs w:val="24"/>
          <w:lang w:eastAsia="en-IN"/>
        </w:rPr>
        <w:t xml:space="preserve">they can download </w:t>
      </w:r>
      <w:r w:rsidRPr="00CC6390">
        <w:rPr>
          <w:rFonts w:ascii="Times New Roman" w:eastAsia="Times New Roman" w:hAnsi="Times New Roman" w:cs="Times New Roman"/>
          <w:sz w:val="24"/>
          <w:szCs w:val="24"/>
          <w:lang w:eastAsia="en-IN"/>
        </w:rPr>
        <w:t xml:space="preserve">videos </w:t>
      </w:r>
      <w:r w:rsidR="00041DF6" w:rsidRPr="00CC6390">
        <w:rPr>
          <w:rFonts w:ascii="Times New Roman" w:eastAsia="Times New Roman" w:hAnsi="Times New Roman" w:cs="Times New Roman"/>
          <w:sz w:val="24"/>
          <w:szCs w:val="24"/>
          <w:lang w:eastAsia="en-IN"/>
        </w:rPr>
        <w:t xml:space="preserve">and even only audio from the video </w:t>
      </w:r>
      <w:r w:rsidRPr="00CC6390">
        <w:rPr>
          <w:rFonts w:ascii="Times New Roman" w:eastAsia="Times New Roman" w:hAnsi="Times New Roman" w:cs="Times New Roman"/>
          <w:sz w:val="24"/>
          <w:szCs w:val="24"/>
          <w:lang w:eastAsia="en-IN"/>
        </w:rPr>
        <w:t>separately</w:t>
      </w:r>
      <w:r w:rsidR="00041DF6" w:rsidRPr="00CC6390">
        <w:rPr>
          <w:rFonts w:ascii="Times New Roman" w:eastAsia="Times New Roman" w:hAnsi="Times New Roman" w:cs="Times New Roman"/>
          <w:sz w:val="24"/>
          <w:szCs w:val="24"/>
          <w:lang w:eastAsia="en-IN"/>
        </w:rPr>
        <w:t xml:space="preserve"> if they need so</w:t>
      </w:r>
      <w:r w:rsidRPr="00CC6390">
        <w:rPr>
          <w:rFonts w:ascii="Times New Roman" w:eastAsia="Times New Roman" w:hAnsi="Times New Roman" w:cs="Times New Roman"/>
          <w:sz w:val="24"/>
          <w:szCs w:val="24"/>
          <w:lang w:eastAsia="en-IN"/>
        </w:rPr>
        <w:t>. User can download video without</w:t>
      </w:r>
      <w:r w:rsidR="00041DF6" w:rsidRPr="00CC6390">
        <w:rPr>
          <w:rFonts w:ascii="Times New Roman" w:eastAsia="Times New Roman" w:hAnsi="Times New Roman" w:cs="Times New Roman"/>
          <w:sz w:val="24"/>
          <w:szCs w:val="24"/>
          <w:lang w:eastAsia="en-IN"/>
        </w:rPr>
        <w:t xml:space="preserve"> </w:t>
      </w:r>
      <w:r w:rsidRPr="00CC6390">
        <w:rPr>
          <w:rFonts w:ascii="Times New Roman" w:eastAsia="Times New Roman" w:hAnsi="Times New Roman" w:cs="Times New Roman"/>
          <w:sz w:val="24"/>
          <w:szCs w:val="24"/>
          <w:lang w:eastAsia="en-IN"/>
        </w:rPr>
        <w:t>need to install any plugin/extension</w:t>
      </w:r>
      <w:r w:rsidR="00041DF6" w:rsidRPr="00CC6390">
        <w:rPr>
          <w:rFonts w:ascii="Times New Roman" w:eastAsia="Times New Roman" w:hAnsi="Times New Roman" w:cs="Times New Roman"/>
          <w:sz w:val="24"/>
          <w:szCs w:val="24"/>
          <w:lang w:eastAsia="en-IN"/>
        </w:rPr>
        <w:t xml:space="preserve"> to the browser </w:t>
      </w:r>
      <w:r w:rsidRPr="00CC6390">
        <w:rPr>
          <w:rFonts w:ascii="Times New Roman" w:eastAsia="Times New Roman" w:hAnsi="Times New Roman" w:cs="Times New Roman"/>
          <w:sz w:val="24"/>
          <w:szCs w:val="24"/>
          <w:lang w:eastAsia="en-IN"/>
        </w:rPr>
        <w:t>or</w:t>
      </w:r>
      <w:r w:rsidR="00041DF6" w:rsidRPr="00CC6390">
        <w:rPr>
          <w:rFonts w:ascii="Times New Roman" w:eastAsia="Times New Roman" w:hAnsi="Times New Roman" w:cs="Times New Roman"/>
          <w:sz w:val="24"/>
          <w:szCs w:val="24"/>
          <w:lang w:eastAsia="en-IN"/>
        </w:rPr>
        <w:t xml:space="preserve"> any</w:t>
      </w:r>
      <w:r w:rsidRPr="00CC6390">
        <w:rPr>
          <w:rFonts w:ascii="Times New Roman" w:eastAsia="Times New Roman" w:hAnsi="Times New Roman" w:cs="Times New Roman"/>
          <w:sz w:val="24"/>
          <w:szCs w:val="24"/>
          <w:lang w:eastAsia="en-IN"/>
        </w:rPr>
        <w:t xml:space="preserve"> third party app</w:t>
      </w:r>
      <w:r w:rsidR="00041DF6" w:rsidRPr="00CC6390">
        <w:rPr>
          <w:rFonts w:ascii="Times New Roman" w:eastAsia="Times New Roman" w:hAnsi="Times New Roman" w:cs="Times New Roman"/>
          <w:sz w:val="24"/>
          <w:szCs w:val="24"/>
          <w:lang w:eastAsia="en-IN"/>
        </w:rPr>
        <w:t>lication</w:t>
      </w:r>
      <w:r w:rsidRPr="00CC6390">
        <w:rPr>
          <w:rFonts w:ascii="Times New Roman" w:eastAsia="Times New Roman" w:hAnsi="Times New Roman" w:cs="Times New Roman"/>
          <w:sz w:val="24"/>
          <w:szCs w:val="24"/>
          <w:lang w:eastAsia="en-IN"/>
        </w:rPr>
        <w:t>.</w:t>
      </w:r>
    </w:p>
    <w:p w:rsidR="00041DF6" w:rsidRPr="00CC6390" w:rsidRDefault="00041DF6" w:rsidP="00EA7064">
      <w:pPr>
        <w:spacing w:after="0" w:line="360" w:lineRule="auto"/>
        <w:jc w:val="both"/>
        <w:rPr>
          <w:rFonts w:ascii="Times New Roman" w:eastAsia="Times New Roman" w:hAnsi="Times New Roman" w:cs="Times New Roman"/>
          <w:sz w:val="24"/>
          <w:szCs w:val="24"/>
          <w:lang w:eastAsia="en-IN"/>
        </w:rPr>
      </w:pPr>
    </w:p>
    <w:p w:rsidR="00041DF6" w:rsidRPr="00CC6390" w:rsidRDefault="00A35C13" w:rsidP="00EA7064">
      <w:pPr>
        <w:spacing w:after="0" w:line="360" w:lineRule="auto"/>
        <w:ind w:firstLine="720"/>
        <w:jc w:val="both"/>
        <w:rPr>
          <w:rFonts w:ascii="Times New Roman" w:eastAsia="Times New Roman" w:hAnsi="Times New Roman" w:cs="Times New Roman"/>
          <w:sz w:val="24"/>
          <w:szCs w:val="24"/>
          <w:shd w:val="clear" w:color="auto" w:fill="FFFFFF"/>
          <w:lang w:eastAsia="en-IN"/>
        </w:rPr>
      </w:pPr>
      <w:r w:rsidRPr="00CC6390">
        <w:rPr>
          <w:rFonts w:ascii="Times New Roman" w:eastAsia="Times New Roman" w:hAnsi="Times New Roman" w:cs="Times New Roman"/>
          <w:sz w:val="24"/>
          <w:szCs w:val="24"/>
          <w:shd w:val="clear" w:color="auto" w:fill="FFFFFF"/>
          <w:lang w:eastAsia="en-IN"/>
        </w:rPr>
        <w:t xml:space="preserve">With billions of viewers watching videos on this site every single day, it is safe to say they're extremely loyal followers who love their channels. Content creators can use the new </w:t>
      </w:r>
      <w:r w:rsidRPr="00CC6390">
        <w:rPr>
          <w:rFonts w:ascii="Times New Roman" w:eastAsia="Times New Roman" w:hAnsi="Times New Roman" w:cs="Times New Roman"/>
          <w:sz w:val="24"/>
          <w:szCs w:val="24"/>
          <w:shd w:val="clear" w:color="auto" w:fill="FFFFFF"/>
          <w:lang w:eastAsia="en-IN"/>
        </w:rPr>
        <w:lastRenderedPageBreak/>
        <w:t>subscription notification feature to let their fans know they have uploaded a new video. Fans will have access to opt in and receive notifications through their email every time a new video is published</w:t>
      </w:r>
      <w:r w:rsidR="00041DF6" w:rsidRPr="00CC6390">
        <w:rPr>
          <w:rFonts w:ascii="Times New Roman" w:eastAsia="Times New Roman" w:hAnsi="Times New Roman" w:cs="Times New Roman"/>
          <w:sz w:val="24"/>
          <w:szCs w:val="24"/>
          <w:shd w:val="clear" w:color="auto" w:fill="FFFFFF"/>
          <w:lang w:eastAsia="en-IN"/>
        </w:rPr>
        <w:t xml:space="preserve"> from the channel they have subscribed</w:t>
      </w:r>
      <w:r w:rsidRPr="00CC6390">
        <w:rPr>
          <w:rFonts w:ascii="Times New Roman" w:eastAsia="Times New Roman" w:hAnsi="Times New Roman" w:cs="Times New Roman"/>
          <w:sz w:val="24"/>
          <w:szCs w:val="24"/>
          <w:shd w:val="clear" w:color="auto" w:fill="FFFFFF"/>
          <w:lang w:eastAsia="en-IN"/>
        </w:rPr>
        <w:t>.</w:t>
      </w:r>
    </w:p>
    <w:p w:rsidR="00041DF6" w:rsidRPr="00CC6390" w:rsidRDefault="00041DF6" w:rsidP="00EA7064">
      <w:pPr>
        <w:spacing w:after="0" w:line="360" w:lineRule="auto"/>
        <w:jc w:val="both"/>
        <w:rPr>
          <w:rFonts w:ascii="Times New Roman" w:eastAsia="Times New Roman" w:hAnsi="Times New Roman" w:cs="Times New Roman"/>
          <w:sz w:val="24"/>
          <w:szCs w:val="24"/>
          <w:shd w:val="clear" w:color="auto" w:fill="FFFFFF"/>
          <w:lang w:eastAsia="en-IN"/>
        </w:rPr>
      </w:pPr>
    </w:p>
    <w:p w:rsidR="00041DF6" w:rsidRPr="00CC6390" w:rsidRDefault="00041DF6" w:rsidP="00EA7064">
      <w:pPr>
        <w:spacing w:after="0" w:line="360" w:lineRule="auto"/>
        <w:ind w:firstLine="720"/>
        <w:jc w:val="both"/>
        <w:rPr>
          <w:rFonts w:ascii="Times New Roman" w:eastAsia="Times New Roman" w:hAnsi="Times New Roman" w:cs="Times New Roman"/>
          <w:sz w:val="24"/>
          <w:szCs w:val="24"/>
          <w:shd w:val="clear" w:color="auto" w:fill="FFFFFF"/>
          <w:lang w:eastAsia="en-IN"/>
        </w:rPr>
      </w:pPr>
      <w:r w:rsidRPr="00CC6390">
        <w:rPr>
          <w:rFonts w:ascii="Times New Roman" w:eastAsia="Times New Roman" w:hAnsi="Times New Roman" w:cs="Times New Roman"/>
          <w:sz w:val="24"/>
          <w:szCs w:val="24"/>
          <w:shd w:val="clear" w:color="auto" w:fill="FFFFFF"/>
          <w:lang w:eastAsia="en-IN"/>
        </w:rPr>
        <w:t>There is a big influence of technology on our daily life. Electronic devices, multimedia and computers are the things we have to deal with every day. Especially the Internet is becoming more and more important for nearly everybody as it is one of the newest and most forward-looking media and surely the medium of the future.</w:t>
      </w:r>
    </w:p>
    <w:p w:rsidR="00041DF6" w:rsidRPr="00CC6390" w:rsidRDefault="00041DF6" w:rsidP="00EA7064">
      <w:pPr>
        <w:spacing w:line="360" w:lineRule="auto"/>
        <w:rPr>
          <w:rFonts w:ascii="Times New Roman" w:eastAsia="Times New Roman" w:hAnsi="Times New Roman" w:cs="Times New Roman"/>
          <w:sz w:val="24"/>
          <w:szCs w:val="24"/>
          <w:shd w:val="clear" w:color="auto" w:fill="FFFFFF"/>
          <w:lang w:eastAsia="en-IN"/>
        </w:rPr>
      </w:pPr>
    </w:p>
    <w:p w:rsidR="00C551E1" w:rsidRPr="00CC6390" w:rsidRDefault="00C551E1" w:rsidP="00EA7064">
      <w:pPr>
        <w:spacing w:line="360" w:lineRule="auto"/>
        <w:rPr>
          <w:rFonts w:ascii="Times New Roman" w:eastAsia="Times New Roman" w:hAnsi="Times New Roman" w:cs="Times New Roman"/>
          <w:sz w:val="24"/>
          <w:szCs w:val="24"/>
          <w:shd w:val="clear" w:color="auto" w:fill="FFFFFF"/>
          <w:lang w:eastAsia="en-IN"/>
        </w:rPr>
      </w:pPr>
      <w:r w:rsidRPr="00CC6390">
        <w:rPr>
          <w:rFonts w:ascii="Times New Roman" w:eastAsia="Times New Roman" w:hAnsi="Times New Roman" w:cs="Times New Roman"/>
          <w:sz w:val="24"/>
          <w:szCs w:val="24"/>
          <w:shd w:val="clear" w:color="auto" w:fill="FFFFFF"/>
          <w:lang w:eastAsia="en-IN"/>
        </w:rPr>
        <w:br w:type="page"/>
      </w:r>
    </w:p>
    <w:p w:rsidR="00C551E1" w:rsidRPr="00CC6390" w:rsidRDefault="00C551E1" w:rsidP="00A30A9C">
      <w:pPr>
        <w:spacing w:line="360" w:lineRule="auto"/>
        <w:rPr>
          <w:rFonts w:ascii="Times New Roman" w:eastAsia="Times New Roman" w:hAnsi="Times New Roman" w:cs="Times New Roman"/>
          <w:sz w:val="24"/>
          <w:szCs w:val="24"/>
          <w:lang w:eastAsia="en-IN"/>
        </w:rPr>
      </w:pPr>
      <w:r w:rsidRPr="00CC6390">
        <w:rPr>
          <w:rFonts w:ascii="Times New Roman" w:eastAsia="Times New Roman" w:hAnsi="Times New Roman" w:cs="Times New Roman"/>
          <w:b/>
          <w:bCs/>
          <w:sz w:val="32"/>
          <w:szCs w:val="32"/>
          <w:u w:val="single"/>
          <w:lang w:eastAsia="en-IN"/>
        </w:rPr>
        <w:lastRenderedPageBreak/>
        <w:t>PROBLEM STATEMENT</w:t>
      </w:r>
    </w:p>
    <w:p w:rsidR="00C551E1" w:rsidRPr="00CC6390" w:rsidRDefault="00C551E1" w:rsidP="00EA7064">
      <w:pPr>
        <w:spacing w:after="0" w:line="360" w:lineRule="auto"/>
        <w:ind w:firstLine="720"/>
        <w:jc w:val="both"/>
        <w:rPr>
          <w:rFonts w:ascii="Times New Roman" w:eastAsia="Times New Roman" w:hAnsi="Times New Roman" w:cs="Times New Roman"/>
          <w:sz w:val="24"/>
          <w:szCs w:val="24"/>
          <w:lang w:eastAsia="en-IN"/>
        </w:rPr>
      </w:pPr>
    </w:p>
    <w:p w:rsidR="00191090" w:rsidRPr="00CC6390" w:rsidRDefault="00C551E1" w:rsidP="00EA7064">
      <w:pPr>
        <w:spacing w:line="360" w:lineRule="auto"/>
        <w:ind w:firstLine="720"/>
        <w:rPr>
          <w:rFonts w:ascii="Times New Roman" w:eastAsia="Times New Roman" w:hAnsi="Times New Roman" w:cs="Times New Roman"/>
          <w:sz w:val="24"/>
          <w:szCs w:val="24"/>
          <w:lang w:eastAsia="en-IN"/>
        </w:rPr>
      </w:pPr>
      <w:r w:rsidRPr="00CC6390">
        <w:rPr>
          <w:rFonts w:ascii="Times New Roman" w:eastAsia="Times New Roman" w:hAnsi="Times New Roman" w:cs="Times New Roman"/>
          <w:sz w:val="24"/>
          <w:szCs w:val="24"/>
          <w:shd w:val="clear" w:color="auto" w:fill="FFFFFF"/>
          <w:lang w:eastAsia="en-IN"/>
        </w:rPr>
        <w:t>It is now common that we can see TV programs and movies with a cell phone. Increasing number of them are now equipped with web accessible ability. Processing ability of recent cell phones is now similar to that of PC several years ago and they can play multimedia files through web access. It is a big merit that mobile cell phone can play multimedia files made for PC. However, the problem is that plenty of the files are not directly usable for cell phones. Due to l</w:t>
      </w:r>
      <w:r w:rsidR="00E053BD" w:rsidRPr="00CC6390">
        <w:rPr>
          <w:rFonts w:ascii="Times New Roman" w:eastAsia="Times New Roman" w:hAnsi="Times New Roman" w:cs="Times New Roman"/>
          <w:sz w:val="24"/>
          <w:szCs w:val="24"/>
          <w:shd w:val="clear" w:color="auto" w:fill="FFFFFF"/>
          <w:lang w:eastAsia="en-IN"/>
        </w:rPr>
        <w:t xml:space="preserve">arge-sized, </w:t>
      </w:r>
      <w:r w:rsidRPr="00CC6390">
        <w:rPr>
          <w:rFonts w:ascii="Times New Roman" w:eastAsia="Times New Roman" w:hAnsi="Times New Roman" w:cs="Times New Roman"/>
          <w:sz w:val="24"/>
          <w:szCs w:val="24"/>
          <w:shd w:val="clear" w:color="auto" w:fill="FFFFFF"/>
          <w:lang w:eastAsia="en-IN"/>
        </w:rPr>
        <w:t xml:space="preserve">non-stream format files they </w:t>
      </w:r>
      <w:r w:rsidR="00E053BD" w:rsidRPr="00CC6390">
        <w:rPr>
          <w:rFonts w:ascii="Times New Roman" w:eastAsia="Times New Roman" w:hAnsi="Times New Roman" w:cs="Times New Roman"/>
          <w:sz w:val="24"/>
          <w:szCs w:val="24"/>
          <w:shd w:val="clear" w:color="auto" w:fill="FFFFFF"/>
          <w:lang w:eastAsia="en-IN"/>
        </w:rPr>
        <w:t>are difficult to be played o</w:t>
      </w:r>
      <w:r w:rsidRPr="00CC6390">
        <w:rPr>
          <w:rFonts w:ascii="Times New Roman" w:eastAsia="Times New Roman" w:hAnsi="Times New Roman" w:cs="Times New Roman"/>
          <w:sz w:val="24"/>
          <w:szCs w:val="24"/>
          <w:shd w:val="clear" w:color="auto" w:fill="FFFFFF"/>
          <w:lang w:eastAsia="en-IN"/>
        </w:rPr>
        <w:t>n cell phones</w:t>
      </w:r>
      <w:r w:rsidR="00E053BD" w:rsidRPr="00CC6390">
        <w:rPr>
          <w:rFonts w:ascii="Times New Roman" w:eastAsia="Times New Roman" w:hAnsi="Times New Roman" w:cs="Times New Roman"/>
          <w:sz w:val="24"/>
          <w:szCs w:val="24"/>
          <w:shd w:val="clear" w:color="auto" w:fill="FFFFFF"/>
          <w:lang w:eastAsia="en-IN"/>
        </w:rPr>
        <w:t>. Also cell phones are come</w:t>
      </w:r>
      <w:r w:rsidRPr="00CC6390">
        <w:rPr>
          <w:rFonts w:ascii="Times New Roman" w:eastAsia="Times New Roman" w:hAnsi="Times New Roman" w:cs="Times New Roman"/>
          <w:sz w:val="24"/>
          <w:szCs w:val="24"/>
          <w:shd w:val="clear" w:color="auto" w:fill="FFFFFF"/>
          <w:lang w:eastAsia="en-IN"/>
        </w:rPr>
        <w:t xml:space="preserve"> with </w:t>
      </w:r>
      <w:r w:rsidR="00E053BD" w:rsidRPr="00CC6390">
        <w:rPr>
          <w:rFonts w:ascii="Times New Roman" w:eastAsia="Times New Roman" w:hAnsi="Times New Roman" w:cs="Times New Roman"/>
          <w:sz w:val="24"/>
          <w:szCs w:val="24"/>
          <w:shd w:val="clear" w:color="auto" w:fill="FFFFFF"/>
          <w:lang w:eastAsia="en-IN"/>
        </w:rPr>
        <w:t xml:space="preserve">very </w:t>
      </w:r>
      <w:r w:rsidRPr="00CC6390">
        <w:rPr>
          <w:rFonts w:ascii="Times New Roman" w:eastAsia="Times New Roman" w:hAnsi="Times New Roman" w:cs="Times New Roman"/>
          <w:sz w:val="24"/>
          <w:szCs w:val="24"/>
          <w:shd w:val="clear" w:color="auto" w:fill="FFFFFF"/>
          <w:lang w:eastAsia="en-IN"/>
        </w:rPr>
        <w:t>limited storage</w:t>
      </w:r>
      <w:r w:rsidR="00E053BD" w:rsidRPr="00CC6390">
        <w:rPr>
          <w:rFonts w:ascii="Times New Roman" w:eastAsia="Times New Roman" w:hAnsi="Times New Roman" w:cs="Times New Roman"/>
          <w:sz w:val="24"/>
          <w:szCs w:val="24"/>
          <w:shd w:val="clear" w:color="auto" w:fill="FFFFFF"/>
          <w:lang w:eastAsia="en-IN"/>
        </w:rPr>
        <w:t>, so we can’t store such plenty of video on our cell phone.</w:t>
      </w:r>
      <w:r w:rsidRPr="00CC6390">
        <w:rPr>
          <w:rFonts w:ascii="Times New Roman" w:eastAsia="Times New Roman" w:hAnsi="Times New Roman" w:cs="Times New Roman"/>
          <w:sz w:val="24"/>
          <w:szCs w:val="24"/>
          <w:shd w:val="clear" w:color="auto" w:fill="FFFFFF"/>
          <w:lang w:eastAsia="en-IN"/>
        </w:rPr>
        <w:t xml:space="preserve"> Even though recent cell phones contain large storage than old ones, video file size is also increasing beyond the capacity of cell phones. In addition, even if cell phones have enough storage to save large video files, they still have the limited resource environment: low processing ability and small view size. Since most recent video files are formatted by advanced codec with wide view size configuration, cell phones are unable to play the quality that is expected to be shown. Playing high-quality video files for PC in the low-quality environment of a cell phone is inefficient and resource-wasteful. Streaming service can be the solution of the two problems. However, present streaming services also have limits. Most of them are for subscribed customers and contents are limited. Moreover, they support little dynamic controls over the stream, which are very natural for non-stream format files. In cell phones dynamic control functions are more important due to their resource and power constrains than those of PCs. Since computer performance and network speed has greatly enhanced, we can utilize a third party file-converting server for customized and manageable streaming services for cell phones.</w:t>
      </w:r>
      <w:r w:rsidR="00191090" w:rsidRPr="00CC6390">
        <w:rPr>
          <w:rFonts w:ascii="Times New Roman" w:eastAsia="Times New Roman" w:hAnsi="Times New Roman" w:cs="Times New Roman"/>
          <w:sz w:val="24"/>
          <w:szCs w:val="24"/>
          <w:shd w:val="clear" w:color="auto" w:fill="FFFFFF"/>
          <w:lang w:eastAsia="en-IN"/>
        </w:rPr>
        <w:t xml:space="preserve"> </w:t>
      </w:r>
      <w:r w:rsidR="00C1263C" w:rsidRPr="00CC6390">
        <w:rPr>
          <w:rFonts w:ascii="Times New Roman" w:eastAsia="Times New Roman" w:hAnsi="Times New Roman" w:cs="Times New Roman"/>
          <w:sz w:val="24"/>
          <w:szCs w:val="24"/>
          <w:lang w:eastAsia="en-IN"/>
        </w:rPr>
        <w:t>Saving</w:t>
      </w:r>
      <w:r w:rsidR="00191090" w:rsidRPr="00CC6390">
        <w:rPr>
          <w:rFonts w:ascii="Times New Roman" w:eastAsia="Times New Roman" w:hAnsi="Times New Roman" w:cs="Times New Roman"/>
          <w:sz w:val="24"/>
          <w:szCs w:val="24"/>
          <w:lang w:eastAsia="en-IN"/>
        </w:rPr>
        <w:t xml:space="preserve"> video for later offline</w:t>
      </w:r>
      <w:r w:rsidR="00C1263C" w:rsidRPr="00CC6390">
        <w:rPr>
          <w:rFonts w:ascii="Times New Roman" w:eastAsia="Times New Roman" w:hAnsi="Times New Roman" w:cs="Times New Roman"/>
          <w:sz w:val="24"/>
          <w:szCs w:val="24"/>
          <w:lang w:eastAsia="en-IN"/>
        </w:rPr>
        <w:t xml:space="preserve"> access</w:t>
      </w:r>
      <w:r w:rsidR="00191090" w:rsidRPr="00CC6390">
        <w:rPr>
          <w:rFonts w:ascii="Times New Roman" w:eastAsia="Times New Roman" w:hAnsi="Times New Roman" w:cs="Times New Roman"/>
          <w:sz w:val="24"/>
          <w:szCs w:val="24"/>
          <w:lang w:eastAsia="en-IN"/>
        </w:rPr>
        <w:t xml:space="preserve"> (downloading video)</w:t>
      </w:r>
      <w:r w:rsidR="00C1263C" w:rsidRPr="00CC6390">
        <w:rPr>
          <w:rFonts w:ascii="Times New Roman" w:eastAsia="Times New Roman" w:hAnsi="Times New Roman" w:cs="Times New Roman"/>
          <w:sz w:val="24"/>
          <w:szCs w:val="24"/>
          <w:lang w:eastAsia="en-IN"/>
        </w:rPr>
        <w:t xml:space="preserve"> is another issue. Downloading and </w:t>
      </w:r>
      <w:r w:rsidR="00191090" w:rsidRPr="00CC6390">
        <w:rPr>
          <w:rFonts w:ascii="Times New Roman" w:eastAsia="Times New Roman" w:hAnsi="Times New Roman" w:cs="Times New Roman"/>
          <w:sz w:val="24"/>
          <w:szCs w:val="24"/>
          <w:lang w:eastAsia="en-IN"/>
        </w:rPr>
        <w:t>sharing the video with other users</w:t>
      </w:r>
      <w:r w:rsidR="00C1263C" w:rsidRPr="00CC6390">
        <w:rPr>
          <w:rFonts w:ascii="Times New Roman" w:eastAsia="Times New Roman" w:hAnsi="Times New Roman" w:cs="Times New Roman"/>
          <w:sz w:val="24"/>
          <w:szCs w:val="24"/>
          <w:lang w:eastAsia="en-IN"/>
        </w:rPr>
        <w:t xml:space="preserve">, extracting audio from video, and converting video to certain different format to alter video processing </w:t>
      </w:r>
      <w:r w:rsidR="00867C23" w:rsidRPr="00CC6390">
        <w:rPr>
          <w:rFonts w:ascii="Times New Roman" w:eastAsia="Times New Roman" w:hAnsi="Times New Roman" w:cs="Times New Roman"/>
          <w:sz w:val="24"/>
          <w:szCs w:val="24"/>
          <w:lang w:eastAsia="en-IN"/>
        </w:rPr>
        <w:t xml:space="preserve">which </w:t>
      </w:r>
      <w:r w:rsidR="00C1263C" w:rsidRPr="00CC6390">
        <w:rPr>
          <w:rFonts w:ascii="Times New Roman" w:eastAsia="Times New Roman" w:hAnsi="Times New Roman" w:cs="Times New Roman"/>
          <w:sz w:val="24"/>
          <w:szCs w:val="24"/>
          <w:lang w:eastAsia="en-IN"/>
        </w:rPr>
        <w:t>varies from device to device</w:t>
      </w:r>
      <w:r w:rsidR="00867C23" w:rsidRPr="00CC6390">
        <w:rPr>
          <w:rFonts w:ascii="Times New Roman" w:eastAsia="Times New Roman" w:hAnsi="Times New Roman" w:cs="Times New Roman"/>
          <w:sz w:val="24"/>
          <w:szCs w:val="24"/>
          <w:lang w:eastAsia="en-IN"/>
        </w:rPr>
        <w:t>, because some processor and Operating system handles video file formats differently and processing them varies, these are some</w:t>
      </w:r>
      <w:r w:rsidR="00C1263C" w:rsidRPr="00CC6390">
        <w:rPr>
          <w:rFonts w:ascii="Times New Roman" w:eastAsia="Times New Roman" w:hAnsi="Times New Roman" w:cs="Times New Roman"/>
          <w:sz w:val="24"/>
          <w:szCs w:val="24"/>
          <w:lang w:eastAsia="en-IN"/>
        </w:rPr>
        <w:t xml:space="preserve"> </w:t>
      </w:r>
      <w:r w:rsidR="00191090" w:rsidRPr="00CC6390">
        <w:rPr>
          <w:rFonts w:ascii="Times New Roman" w:eastAsia="Times New Roman" w:hAnsi="Times New Roman" w:cs="Times New Roman"/>
          <w:sz w:val="24"/>
          <w:szCs w:val="24"/>
          <w:lang w:eastAsia="en-IN"/>
        </w:rPr>
        <w:t xml:space="preserve">other issues. </w:t>
      </w:r>
      <w:r w:rsidR="00867C23" w:rsidRPr="00CC6390">
        <w:rPr>
          <w:rFonts w:ascii="Times New Roman" w:eastAsia="Times New Roman" w:hAnsi="Times New Roman" w:cs="Times New Roman"/>
          <w:sz w:val="24"/>
          <w:szCs w:val="24"/>
          <w:lang w:eastAsia="en-IN"/>
        </w:rPr>
        <w:t xml:space="preserve">To </w:t>
      </w:r>
      <w:r w:rsidR="00191090" w:rsidRPr="00CC6390">
        <w:rPr>
          <w:rFonts w:ascii="Times New Roman" w:eastAsia="Times New Roman" w:hAnsi="Times New Roman" w:cs="Times New Roman"/>
          <w:sz w:val="24"/>
          <w:szCs w:val="24"/>
          <w:lang w:eastAsia="en-IN"/>
        </w:rPr>
        <w:t xml:space="preserve">perform these action </w:t>
      </w:r>
      <w:r w:rsidR="00867C23" w:rsidRPr="00CC6390">
        <w:rPr>
          <w:rFonts w:ascii="Times New Roman" w:eastAsia="Times New Roman" w:hAnsi="Times New Roman" w:cs="Times New Roman"/>
          <w:sz w:val="24"/>
          <w:szCs w:val="24"/>
          <w:lang w:eastAsia="en-IN"/>
        </w:rPr>
        <w:t xml:space="preserve">with variety of tools outside a website </w:t>
      </w:r>
      <w:r w:rsidR="00191090" w:rsidRPr="00CC6390">
        <w:rPr>
          <w:rFonts w:ascii="Times New Roman" w:eastAsia="Times New Roman" w:hAnsi="Times New Roman" w:cs="Times New Roman"/>
          <w:sz w:val="24"/>
          <w:szCs w:val="24"/>
          <w:lang w:eastAsia="en-IN"/>
        </w:rPr>
        <w:t>is a cum</w:t>
      </w:r>
      <w:r w:rsidR="00867C23" w:rsidRPr="00CC6390">
        <w:rPr>
          <w:rFonts w:ascii="Times New Roman" w:eastAsia="Times New Roman" w:hAnsi="Times New Roman" w:cs="Times New Roman"/>
          <w:sz w:val="24"/>
          <w:szCs w:val="24"/>
          <w:lang w:eastAsia="en-IN"/>
        </w:rPr>
        <w:t>bersome activity.</w:t>
      </w:r>
    </w:p>
    <w:p w:rsidR="002C0BEE" w:rsidRPr="00CC6390" w:rsidRDefault="002C0BEE" w:rsidP="00EA7064">
      <w:pPr>
        <w:pStyle w:val="ListParagraph"/>
        <w:numPr>
          <w:ilvl w:val="0"/>
          <w:numId w:val="2"/>
        </w:numPr>
        <w:spacing w:line="360" w:lineRule="auto"/>
        <w:rPr>
          <w:rFonts w:ascii="Times New Roman" w:eastAsia="Times New Roman" w:hAnsi="Times New Roman" w:cs="Times New Roman"/>
          <w:szCs w:val="24"/>
          <w:shd w:val="clear" w:color="auto" w:fill="FFFFFF"/>
          <w:lang w:eastAsia="en-IN"/>
        </w:rPr>
      </w:pPr>
      <w:r w:rsidRPr="00CC6390">
        <w:rPr>
          <w:rFonts w:ascii="Times New Roman" w:eastAsia="Times New Roman" w:hAnsi="Times New Roman" w:cs="Times New Roman"/>
          <w:szCs w:val="24"/>
          <w:shd w:val="clear" w:color="auto" w:fill="FFFFFF"/>
          <w:lang w:eastAsia="en-IN"/>
        </w:rPr>
        <w:t>Since cell phones do not have sufficient storage to save large-sized non-stream format video files, URLs of the video files are redirected to a third-party server and cell phones get streaming services from the server.</w:t>
      </w:r>
    </w:p>
    <w:p w:rsidR="002C0BEE" w:rsidRPr="00CC6390" w:rsidRDefault="002C0BEE" w:rsidP="00EA7064">
      <w:pPr>
        <w:pStyle w:val="ListParagraph"/>
        <w:numPr>
          <w:ilvl w:val="0"/>
          <w:numId w:val="2"/>
        </w:numPr>
        <w:spacing w:line="360" w:lineRule="auto"/>
        <w:rPr>
          <w:rFonts w:ascii="Times New Roman" w:eastAsia="Times New Roman" w:hAnsi="Times New Roman" w:cs="Times New Roman"/>
          <w:szCs w:val="24"/>
          <w:shd w:val="clear" w:color="auto" w:fill="FFFFFF"/>
          <w:lang w:eastAsia="en-IN"/>
        </w:rPr>
      </w:pPr>
      <w:r w:rsidRPr="00CC6390">
        <w:rPr>
          <w:rFonts w:ascii="Times New Roman" w:eastAsia="Times New Roman" w:hAnsi="Times New Roman" w:cs="Times New Roman"/>
          <w:szCs w:val="24"/>
          <w:shd w:val="clear" w:color="auto" w:fill="FFFFFF"/>
          <w:lang w:eastAsia="en-IN"/>
        </w:rPr>
        <w:lastRenderedPageBreak/>
        <w:t>Since plenty of video files in the Internet are formatted for PCs and each cell phone has different compatibility, the server customizes the streaming file through optimizing process; it prevents waste of resources in cell phones to play streaming videos.</w:t>
      </w:r>
    </w:p>
    <w:p w:rsidR="002C0BEE" w:rsidRPr="00CC6390" w:rsidRDefault="002C0BEE" w:rsidP="00EA7064">
      <w:pPr>
        <w:pStyle w:val="ListParagraph"/>
        <w:numPr>
          <w:ilvl w:val="0"/>
          <w:numId w:val="2"/>
        </w:numPr>
        <w:spacing w:line="360" w:lineRule="auto"/>
        <w:rPr>
          <w:rFonts w:ascii="Times New Roman" w:eastAsia="Times New Roman" w:hAnsi="Times New Roman" w:cs="Times New Roman"/>
          <w:szCs w:val="24"/>
          <w:lang w:eastAsia="en-IN"/>
        </w:rPr>
      </w:pPr>
      <w:r w:rsidRPr="00CC6390">
        <w:rPr>
          <w:rFonts w:ascii="Times New Roman" w:eastAsia="Times New Roman" w:hAnsi="Times New Roman" w:cs="Times New Roman"/>
          <w:szCs w:val="24"/>
          <w:shd w:val="clear" w:color="auto" w:fill="FFFFFF"/>
          <w:lang w:eastAsia="en-IN"/>
        </w:rPr>
        <w:t>By making the client and the server have seeking functionality of a streaming data, cell phones can control the stream dynamically without actually downloading the file to their local machine.</w:t>
      </w:r>
    </w:p>
    <w:p w:rsidR="00066714" w:rsidRDefault="00066714" w:rsidP="00EA7064">
      <w:pPr>
        <w:spacing w:after="0" w:line="360" w:lineRule="auto"/>
        <w:ind w:firstLine="720"/>
        <w:jc w:val="both"/>
        <w:rPr>
          <w:rFonts w:ascii="Times New Roman" w:eastAsia="Times New Roman" w:hAnsi="Times New Roman" w:cs="Times New Roman"/>
          <w:sz w:val="24"/>
          <w:szCs w:val="24"/>
          <w:lang w:eastAsia="en-IN"/>
        </w:rPr>
      </w:pPr>
    </w:p>
    <w:p w:rsidR="00084164" w:rsidRPr="00CC6390" w:rsidRDefault="00084164" w:rsidP="00EA7064">
      <w:pPr>
        <w:spacing w:after="0" w:line="360" w:lineRule="auto"/>
        <w:ind w:firstLine="720"/>
        <w:jc w:val="both"/>
        <w:rPr>
          <w:rFonts w:ascii="Times New Roman" w:eastAsia="Times New Roman" w:hAnsi="Times New Roman" w:cs="Times New Roman"/>
          <w:sz w:val="24"/>
          <w:szCs w:val="24"/>
          <w:lang w:eastAsia="en-IN"/>
        </w:rPr>
      </w:pPr>
      <w:r w:rsidRPr="00CC6390">
        <w:rPr>
          <w:rFonts w:ascii="Times New Roman" w:eastAsia="Times New Roman" w:hAnsi="Times New Roman" w:cs="Times New Roman"/>
          <w:sz w:val="24"/>
          <w:szCs w:val="24"/>
          <w:lang w:eastAsia="en-IN"/>
        </w:rPr>
        <w:t xml:space="preserve">This site aims at overcoming the difficulties faced by the users when using </w:t>
      </w:r>
      <w:r w:rsidRPr="00CC6390">
        <w:rPr>
          <w:rFonts w:ascii="Times New Roman" w:eastAsia="Times New Roman" w:hAnsi="Times New Roman" w:cs="Times New Roman"/>
          <w:b/>
          <w:bCs/>
          <w:sz w:val="24"/>
          <w:szCs w:val="24"/>
          <w:lang w:eastAsia="en-IN"/>
        </w:rPr>
        <w:t>Video Streaming</w:t>
      </w:r>
      <w:r w:rsidRPr="00CC6390">
        <w:rPr>
          <w:rFonts w:ascii="Times New Roman" w:eastAsia="Times New Roman" w:hAnsi="Times New Roman" w:cs="Times New Roman"/>
          <w:sz w:val="24"/>
          <w:szCs w:val="24"/>
          <w:lang w:eastAsia="en-IN"/>
        </w:rPr>
        <w:t xml:space="preserve"> websites. It will provide a platform where an </w:t>
      </w:r>
      <w:r w:rsidRPr="00CC6390">
        <w:rPr>
          <w:rFonts w:ascii="Times New Roman" w:eastAsia="Times New Roman" w:hAnsi="Times New Roman" w:cs="Times New Roman"/>
          <w:sz w:val="24"/>
          <w:szCs w:val="24"/>
          <w:shd w:val="clear" w:color="auto" w:fill="FFFFFF"/>
          <w:lang w:eastAsia="en-IN"/>
        </w:rPr>
        <w:t>individual would be able to upload, watch and share personal, business, or royalty-free videos. Users will also be able to download the video and audio separately.</w:t>
      </w:r>
    </w:p>
    <w:p w:rsidR="00084164" w:rsidRPr="00CC6390" w:rsidRDefault="00084164" w:rsidP="00EA7064">
      <w:pPr>
        <w:spacing w:after="0" w:line="360" w:lineRule="auto"/>
        <w:ind w:firstLine="720"/>
        <w:jc w:val="both"/>
        <w:rPr>
          <w:rFonts w:ascii="Times New Roman" w:eastAsia="Times New Roman" w:hAnsi="Times New Roman" w:cs="Times New Roman"/>
          <w:sz w:val="24"/>
          <w:szCs w:val="24"/>
          <w:lang w:eastAsia="en-IN"/>
        </w:rPr>
      </w:pPr>
    </w:p>
    <w:p w:rsidR="00084164" w:rsidRPr="00CC6390" w:rsidRDefault="00084164" w:rsidP="00EA7064">
      <w:pPr>
        <w:spacing w:line="360" w:lineRule="auto"/>
        <w:rPr>
          <w:rFonts w:ascii="Times New Roman" w:eastAsia="Times New Roman" w:hAnsi="Times New Roman" w:cs="Times New Roman"/>
          <w:sz w:val="24"/>
          <w:szCs w:val="24"/>
          <w:lang w:eastAsia="en-IN"/>
        </w:rPr>
      </w:pPr>
      <w:r w:rsidRPr="00CC6390">
        <w:rPr>
          <w:rFonts w:ascii="Times New Roman" w:eastAsia="Times New Roman" w:hAnsi="Times New Roman" w:cs="Times New Roman"/>
          <w:sz w:val="24"/>
          <w:szCs w:val="24"/>
          <w:lang w:eastAsia="en-IN"/>
        </w:rPr>
        <w:br w:type="page"/>
      </w:r>
    </w:p>
    <w:p w:rsidR="001E2F95" w:rsidRPr="00CC6390" w:rsidRDefault="001E2F95" w:rsidP="00A30A9C">
      <w:pPr>
        <w:spacing w:line="360" w:lineRule="auto"/>
        <w:rPr>
          <w:rFonts w:ascii="Times New Roman" w:eastAsia="Times New Roman" w:hAnsi="Times New Roman" w:cs="Times New Roman"/>
          <w:b/>
          <w:sz w:val="32"/>
          <w:szCs w:val="24"/>
          <w:u w:val="single"/>
          <w:shd w:val="clear" w:color="auto" w:fill="FFFFFF"/>
          <w:lang w:eastAsia="en-IN"/>
        </w:rPr>
      </w:pPr>
      <w:r w:rsidRPr="00CC6390">
        <w:rPr>
          <w:rFonts w:ascii="Times New Roman" w:eastAsia="Times New Roman" w:hAnsi="Times New Roman" w:cs="Times New Roman"/>
          <w:b/>
          <w:sz w:val="32"/>
          <w:szCs w:val="24"/>
          <w:u w:val="single"/>
          <w:shd w:val="clear" w:color="auto" w:fill="FFFFFF"/>
          <w:lang w:eastAsia="en-IN"/>
        </w:rPr>
        <w:lastRenderedPageBreak/>
        <w:t>OBJECTIVE</w:t>
      </w:r>
    </w:p>
    <w:p w:rsidR="00D60A4E" w:rsidRPr="00CC6390" w:rsidRDefault="00D60A4E" w:rsidP="00EA7064">
      <w:pPr>
        <w:spacing w:line="360" w:lineRule="auto"/>
        <w:rPr>
          <w:rFonts w:ascii="Times New Roman" w:eastAsia="Times New Roman" w:hAnsi="Times New Roman" w:cs="Times New Roman"/>
          <w:sz w:val="24"/>
          <w:szCs w:val="24"/>
          <w:shd w:val="clear" w:color="auto" w:fill="FFFFFF"/>
          <w:lang w:eastAsia="en-IN"/>
        </w:rPr>
      </w:pPr>
    </w:p>
    <w:p w:rsidR="001E2F95" w:rsidRPr="00CC6390" w:rsidRDefault="001E2F95" w:rsidP="00EA7064">
      <w:pPr>
        <w:spacing w:line="360" w:lineRule="auto"/>
        <w:rPr>
          <w:rFonts w:ascii="Times New Roman" w:eastAsia="Times New Roman" w:hAnsi="Times New Roman" w:cs="Times New Roman"/>
          <w:sz w:val="24"/>
          <w:szCs w:val="24"/>
          <w:shd w:val="clear" w:color="auto" w:fill="FFFFFF"/>
          <w:lang w:eastAsia="en-IN"/>
        </w:rPr>
      </w:pPr>
      <w:r w:rsidRPr="00CC6390">
        <w:rPr>
          <w:rFonts w:ascii="Times New Roman" w:eastAsia="Times New Roman" w:hAnsi="Times New Roman" w:cs="Times New Roman"/>
          <w:sz w:val="24"/>
          <w:szCs w:val="24"/>
          <w:shd w:val="clear" w:color="auto" w:fill="FFFFFF"/>
          <w:lang w:eastAsia="en-IN"/>
        </w:rPr>
        <w:t>The objective of the project is to provide the facility to watch online videos and share them with others.</w:t>
      </w:r>
      <w:r w:rsidR="006107F1" w:rsidRPr="00CC6390">
        <w:rPr>
          <w:rFonts w:ascii="Times New Roman" w:eastAsia="Times New Roman" w:hAnsi="Times New Roman" w:cs="Times New Roman"/>
          <w:sz w:val="24"/>
          <w:szCs w:val="24"/>
          <w:shd w:val="clear" w:color="auto" w:fill="FFFFFF"/>
          <w:lang w:eastAsia="en-IN"/>
        </w:rPr>
        <w:t xml:space="preserve"> </w:t>
      </w:r>
      <w:r w:rsidRPr="00CC6390">
        <w:rPr>
          <w:rFonts w:ascii="Times New Roman" w:eastAsia="Times New Roman" w:hAnsi="Times New Roman" w:cs="Times New Roman"/>
          <w:sz w:val="24"/>
          <w:szCs w:val="24"/>
          <w:shd w:val="clear" w:color="auto" w:fill="FFFFFF"/>
          <w:lang w:eastAsia="en-IN"/>
        </w:rPr>
        <w:t>The objective is further elaborated as:</w:t>
      </w:r>
    </w:p>
    <w:p w:rsidR="001E2F95" w:rsidRPr="00CC6390" w:rsidRDefault="001E2F95" w:rsidP="00EA7064">
      <w:pPr>
        <w:pStyle w:val="ListParagraph"/>
        <w:numPr>
          <w:ilvl w:val="0"/>
          <w:numId w:val="1"/>
        </w:numPr>
        <w:spacing w:line="360" w:lineRule="auto"/>
        <w:rPr>
          <w:rFonts w:ascii="Times New Roman" w:eastAsia="Times New Roman" w:hAnsi="Times New Roman" w:cs="Times New Roman"/>
          <w:sz w:val="24"/>
          <w:szCs w:val="24"/>
          <w:shd w:val="clear" w:color="auto" w:fill="FFFFFF"/>
          <w:lang w:eastAsia="en-IN"/>
        </w:rPr>
      </w:pPr>
      <w:r w:rsidRPr="00CC6390">
        <w:rPr>
          <w:rFonts w:ascii="Times New Roman" w:eastAsia="Times New Roman" w:hAnsi="Times New Roman" w:cs="Times New Roman"/>
          <w:sz w:val="24"/>
          <w:szCs w:val="24"/>
          <w:shd w:val="clear" w:color="auto" w:fill="FFFFFF"/>
          <w:lang w:eastAsia="en-IN"/>
        </w:rPr>
        <w:t>Any guest user can search and watch any available video on the site.</w:t>
      </w:r>
    </w:p>
    <w:p w:rsidR="001E2F95" w:rsidRPr="00CC6390" w:rsidRDefault="00D60A4E" w:rsidP="00EA7064">
      <w:pPr>
        <w:pStyle w:val="ListParagraph"/>
        <w:numPr>
          <w:ilvl w:val="0"/>
          <w:numId w:val="1"/>
        </w:numPr>
        <w:spacing w:line="360" w:lineRule="auto"/>
        <w:rPr>
          <w:rFonts w:ascii="Times New Roman" w:eastAsia="Times New Roman" w:hAnsi="Times New Roman" w:cs="Times New Roman"/>
          <w:sz w:val="24"/>
          <w:szCs w:val="24"/>
          <w:shd w:val="clear" w:color="auto" w:fill="FFFFFF"/>
          <w:lang w:eastAsia="en-IN"/>
        </w:rPr>
      </w:pPr>
      <w:r w:rsidRPr="00CC6390">
        <w:rPr>
          <w:rFonts w:ascii="Times New Roman" w:eastAsia="Times New Roman" w:hAnsi="Times New Roman" w:cs="Times New Roman"/>
          <w:sz w:val="24"/>
          <w:szCs w:val="24"/>
          <w:shd w:val="clear" w:color="auto" w:fill="FFFFFF"/>
          <w:lang w:eastAsia="en-IN"/>
        </w:rPr>
        <w:t xml:space="preserve">A </w:t>
      </w:r>
      <w:r w:rsidR="001E2F95" w:rsidRPr="00CC6390">
        <w:rPr>
          <w:rFonts w:ascii="Times New Roman" w:eastAsia="Times New Roman" w:hAnsi="Times New Roman" w:cs="Times New Roman"/>
          <w:sz w:val="24"/>
          <w:szCs w:val="24"/>
          <w:shd w:val="clear" w:color="auto" w:fill="FFFFFF"/>
          <w:lang w:eastAsia="en-IN"/>
        </w:rPr>
        <w:t xml:space="preserve">Guest </w:t>
      </w:r>
      <w:r w:rsidRPr="00CC6390">
        <w:rPr>
          <w:rFonts w:ascii="Times New Roman" w:eastAsia="Times New Roman" w:hAnsi="Times New Roman" w:cs="Times New Roman"/>
          <w:sz w:val="24"/>
          <w:szCs w:val="24"/>
          <w:shd w:val="clear" w:color="auto" w:fill="FFFFFF"/>
          <w:lang w:eastAsia="en-IN"/>
        </w:rPr>
        <w:t xml:space="preserve">can </w:t>
      </w:r>
      <w:r w:rsidR="001E2F95" w:rsidRPr="00CC6390">
        <w:rPr>
          <w:rFonts w:ascii="Times New Roman" w:eastAsia="Times New Roman" w:hAnsi="Times New Roman" w:cs="Times New Roman"/>
          <w:sz w:val="24"/>
          <w:szCs w:val="24"/>
          <w:shd w:val="clear" w:color="auto" w:fill="FFFFFF"/>
          <w:lang w:eastAsia="en-IN"/>
        </w:rPr>
        <w:t xml:space="preserve">register on </w:t>
      </w:r>
      <w:r w:rsidRPr="00CC6390">
        <w:rPr>
          <w:rFonts w:ascii="Times New Roman" w:eastAsia="Times New Roman" w:hAnsi="Times New Roman" w:cs="Times New Roman"/>
          <w:sz w:val="24"/>
          <w:szCs w:val="24"/>
          <w:shd w:val="clear" w:color="auto" w:fill="FFFFFF"/>
          <w:lang w:eastAsia="en-IN"/>
        </w:rPr>
        <w:t xml:space="preserve">the </w:t>
      </w:r>
      <w:r w:rsidR="001E2F95" w:rsidRPr="00CC6390">
        <w:rPr>
          <w:rFonts w:ascii="Times New Roman" w:eastAsia="Times New Roman" w:hAnsi="Times New Roman" w:cs="Times New Roman"/>
          <w:sz w:val="24"/>
          <w:szCs w:val="24"/>
          <w:shd w:val="clear" w:color="auto" w:fill="FFFFFF"/>
          <w:lang w:eastAsia="en-IN"/>
        </w:rPr>
        <w:t>website.</w:t>
      </w:r>
    </w:p>
    <w:p w:rsidR="001E2F95" w:rsidRPr="00CC6390" w:rsidRDefault="001E2F95" w:rsidP="00EA7064">
      <w:pPr>
        <w:pStyle w:val="ListParagraph"/>
        <w:numPr>
          <w:ilvl w:val="0"/>
          <w:numId w:val="1"/>
        </w:numPr>
        <w:spacing w:line="360" w:lineRule="auto"/>
        <w:rPr>
          <w:rFonts w:ascii="Times New Roman" w:eastAsia="Times New Roman" w:hAnsi="Times New Roman" w:cs="Times New Roman"/>
          <w:sz w:val="24"/>
          <w:szCs w:val="24"/>
          <w:shd w:val="clear" w:color="auto" w:fill="FFFFFF"/>
          <w:lang w:eastAsia="en-IN"/>
        </w:rPr>
      </w:pPr>
      <w:r w:rsidRPr="00CC6390">
        <w:rPr>
          <w:rFonts w:ascii="Times New Roman" w:eastAsia="Times New Roman" w:hAnsi="Times New Roman" w:cs="Times New Roman"/>
          <w:sz w:val="24"/>
          <w:szCs w:val="24"/>
          <w:shd w:val="clear" w:color="auto" w:fill="FFFFFF"/>
          <w:lang w:eastAsia="en-IN"/>
        </w:rPr>
        <w:t xml:space="preserve">The confirmation mail will be sent to the user after the registration. User must click on </w:t>
      </w:r>
      <w:r w:rsidR="00D60A4E" w:rsidRPr="00CC6390">
        <w:rPr>
          <w:rFonts w:ascii="Times New Roman" w:eastAsia="Times New Roman" w:hAnsi="Times New Roman" w:cs="Times New Roman"/>
          <w:sz w:val="24"/>
          <w:szCs w:val="24"/>
          <w:shd w:val="clear" w:color="auto" w:fill="FFFFFF"/>
          <w:lang w:eastAsia="en-IN"/>
        </w:rPr>
        <w:t xml:space="preserve">the provided </w:t>
      </w:r>
      <w:r w:rsidRPr="00CC6390">
        <w:rPr>
          <w:rFonts w:ascii="Times New Roman" w:eastAsia="Times New Roman" w:hAnsi="Times New Roman" w:cs="Times New Roman"/>
          <w:sz w:val="24"/>
          <w:szCs w:val="24"/>
          <w:shd w:val="clear" w:color="auto" w:fill="FFFFFF"/>
          <w:lang w:eastAsia="en-IN"/>
        </w:rPr>
        <w:t xml:space="preserve">link that will be given in the confirmation mail for </w:t>
      </w:r>
      <w:r w:rsidR="00D60A4E" w:rsidRPr="00CC6390">
        <w:rPr>
          <w:rFonts w:ascii="Times New Roman" w:eastAsia="Times New Roman" w:hAnsi="Times New Roman" w:cs="Times New Roman"/>
          <w:sz w:val="24"/>
          <w:szCs w:val="24"/>
          <w:shd w:val="clear" w:color="auto" w:fill="FFFFFF"/>
          <w:lang w:eastAsia="en-IN"/>
        </w:rPr>
        <w:t xml:space="preserve">verifying and </w:t>
      </w:r>
      <w:r w:rsidRPr="00CC6390">
        <w:rPr>
          <w:rFonts w:ascii="Times New Roman" w:eastAsia="Times New Roman" w:hAnsi="Times New Roman" w:cs="Times New Roman"/>
          <w:sz w:val="24"/>
          <w:szCs w:val="24"/>
          <w:shd w:val="clear" w:color="auto" w:fill="FFFFFF"/>
          <w:lang w:eastAsia="en-IN"/>
        </w:rPr>
        <w:t>activating account.</w:t>
      </w:r>
    </w:p>
    <w:p w:rsidR="001E2F95" w:rsidRPr="00CC6390" w:rsidRDefault="00D60A4E" w:rsidP="00EA7064">
      <w:pPr>
        <w:pStyle w:val="ListParagraph"/>
        <w:numPr>
          <w:ilvl w:val="0"/>
          <w:numId w:val="1"/>
        </w:numPr>
        <w:spacing w:line="360" w:lineRule="auto"/>
        <w:rPr>
          <w:rFonts w:ascii="Times New Roman" w:eastAsia="Times New Roman" w:hAnsi="Times New Roman" w:cs="Times New Roman"/>
          <w:sz w:val="24"/>
          <w:szCs w:val="24"/>
          <w:shd w:val="clear" w:color="auto" w:fill="FFFFFF"/>
          <w:lang w:eastAsia="en-IN"/>
        </w:rPr>
      </w:pPr>
      <w:r w:rsidRPr="00CC6390">
        <w:rPr>
          <w:rFonts w:ascii="Times New Roman" w:eastAsia="Times New Roman" w:hAnsi="Times New Roman" w:cs="Times New Roman"/>
          <w:sz w:val="24"/>
          <w:szCs w:val="24"/>
          <w:shd w:val="clear" w:color="auto" w:fill="FFFFFF"/>
          <w:lang w:eastAsia="en-IN"/>
        </w:rPr>
        <w:t>U</w:t>
      </w:r>
      <w:r w:rsidR="001E2F95" w:rsidRPr="00CC6390">
        <w:rPr>
          <w:rFonts w:ascii="Times New Roman" w:eastAsia="Times New Roman" w:hAnsi="Times New Roman" w:cs="Times New Roman"/>
          <w:sz w:val="24"/>
          <w:szCs w:val="24"/>
          <w:shd w:val="clear" w:color="auto" w:fill="FFFFFF"/>
          <w:lang w:eastAsia="en-IN"/>
        </w:rPr>
        <w:t>sers can upload their video and audio and can create their own channel on the site.</w:t>
      </w:r>
    </w:p>
    <w:p w:rsidR="00D60A4E" w:rsidRPr="00CC6390" w:rsidRDefault="00D60A4E" w:rsidP="00EA7064">
      <w:pPr>
        <w:pStyle w:val="ListParagraph"/>
        <w:numPr>
          <w:ilvl w:val="0"/>
          <w:numId w:val="1"/>
        </w:numPr>
        <w:spacing w:line="360" w:lineRule="auto"/>
        <w:rPr>
          <w:rFonts w:ascii="Times New Roman" w:eastAsia="Times New Roman" w:hAnsi="Times New Roman" w:cs="Times New Roman"/>
          <w:sz w:val="24"/>
          <w:szCs w:val="24"/>
          <w:shd w:val="clear" w:color="auto" w:fill="FFFFFF"/>
          <w:lang w:eastAsia="en-IN"/>
        </w:rPr>
      </w:pPr>
      <w:r w:rsidRPr="00CC6390">
        <w:rPr>
          <w:rFonts w:ascii="Times New Roman" w:eastAsia="Times New Roman" w:hAnsi="Times New Roman" w:cs="Times New Roman"/>
          <w:sz w:val="24"/>
          <w:szCs w:val="24"/>
          <w:shd w:val="clear" w:color="auto" w:fill="FFFFFF"/>
          <w:lang w:eastAsia="en-IN"/>
        </w:rPr>
        <w:t>User can create multiple playlists for grouping videos of their choice.</w:t>
      </w:r>
    </w:p>
    <w:p w:rsidR="001E2F95" w:rsidRPr="00CC6390" w:rsidRDefault="00D60A4E" w:rsidP="00EA7064">
      <w:pPr>
        <w:pStyle w:val="ListParagraph"/>
        <w:numPr>
          <w:ilvl w:val="0"/>
          <w:numId w:val="1"/>
        </w:numPr>
        <w:spacing w:line="360" w:lineRule="auto"/>
        <w:rPr>
          <w:rFonts w:ascii="Times New Roman" w:eastAsia="Times New Roman" w:hAnsi="Times New Roman" w:cs="Times New Roman"/>
          <w:sz w:val="24"/>
          <w:szCs w:val="24"/>
          <w:shd w:val="clear" w:color="auto" w:fill="FFFFFF"/>
          <w:lang w:eastAsia="en-IN"/>
        </w:rPr>
      </w:pPr>
      <w:r w:rsidRPr="00CC6390">
        <w:rPr>
          <w:rFonts w:ascii="Times New Roman" w:eastAsia="Times New Roman" w:hAnsi="Times New Roman" w:cs="Times New Roman"/>
          <w:sz w:val="24"/>
          <w:szCs w:val="24"/>
          <w:shd w:val="clear" w:color="auto" w:fill="FFFFFF"/>
          <w:lang w:eastAsia="en-IN"/>
        </w:rPr>
        <w:t>U</w:t>
      </w:r>
      <w:r w:rsidR="001E2F95" w:rsidRPr="00CC6390">
        <w:rPr>
          <w:rFonts w:ascii="Times New Roman" w:eastAsia="Times New Roman" w:hAnsi="Times New Roman" w:cs="Times New Roman"/>
          <w:sz w:val="24"/>
          <w:szCs w:val="24"/>
          <w:shd w:val="clear" w:color="auto" w:fill="FFFFFF"/>
          <w:lang w:eastAsia="en-IN"/>
        </w:rPr>
        <w:t xml:space="preserve">ser can also add video to their </w:t>
      </w:r>
      <w:r w:rsidRPr="00CC6390">
        <w:rPr>
          <w:rFonts w:ascii="Times New Roman" w:eastAsia="Times New Roman" w:hAnsi="Times New Roman" w:cs="Times New Roman"/>
          <w:sz w:val="24"/>
          <w:szCs w:val="24"/>
          <w:shd w:val="clear" w:color="auto" w:fill="FFFFFF"/>
          <w:lang w:eastAsia="en-IN"/>
        </w:rPr>
        <w:t>playlists</w:t>
      </w:r>
      <w:r w:rsidR="001E2F95" w:rsidRPr="00CC6390">
        <w:rPr>
          <w:rFonts w:ascii="Times New Roman" w:eastAsia="Times New Roman" w:hAnsi="Times New Roman" w:cs="Times New Roman"/>
          <w:sz w:val="24"/>
          <w:szCs w:val="24"/>
          <w:shd w:val="clear" w:color="auto" w:fill="FFFFFF"/>
          <w:lang w:eastAsia="en-IN"/>
        </w:rPr>
        <w:t xml:space="preserve"> for later</w:t>
      </w:r>
      <w:r w:rsidRPr="00CC6390">
        <w:rPr>
          <w:rFonts w:ascii="Times New Roman" w:eastAsia="Times New Roman" w:hAnsi="Times New Roman" w:cs="Times New Roman"/>
          <w:sz w:val="24"/>
          <w:szCs w:val="24"/>
          <w:shd w:val="clear" w:color="auto" w:fill="FFFFFF"/>
          <w:lang w:eastAsia="en-IN"/>
        </w:rPr>
        <w:t xml:space="preserve"> east access</w:t>
      </w:r>
      <w:r w:rsidR="001E2F95" w:rsidRPr="00CC6390">
        <w:rPr>
          <w:rFonts w:ascii="Times New Roman" w:eastAsia="Times New Roman" w:hAnsi="Times New Roman" w:cs="Times New Roman"/>
          <w:sz w:val="24"/>
          <w:szCs w:val="24"/>
          <w:shd w:val="clear" w:color="auto" w:fill="FFFFFF"/>
          <w:lang w:eastAsia="en-IN"/>
        </w:rPr>
        <w:t>.</w:t>
      </w:r>
    </w:p>
    <w:p w:rsidR="001E2F95" w:rsidRPr="00CC6390" w:rsidRDefault="001E2F95" w:rsidP="00EA7064">
      <w:pPr>
        <w:pStyle w:val="ListParagraph"/>
        <w:numPr>
          <w:ilvl w:val="0"/>
          <w:numId w:val="1"/>
        </w:numPr>
        <w:spacing w:line="360" w:lineRule="auto"/>
        <w:rPr>
          <w:rFonts w:ascii="Times New Roman" w:eastAsia="Times New Roman" w:hAnsi="Times New Roman" w:cs="Times New Roman"/>
          <w:sz w:val="24"/>
          <w:szCs w:val="24"/>
          <w:shd w:val="clear" w:color="auto" w:fill="FFFFFF"/>
          <w:lang w:eastAsia="en-IN"/>
        </w:rPr>
      </w:pPr>
      <w:r w:rsidRPr="00CC6390">
        <w:rPr>
          <w:rFonts w:ascii="Times New Roman" w:eastAsia="Times New Roman" w:hAnsi="Times New Roman" w:cs="Times New Roman"/>
          <w:sz w:val="24"/>
          <w:szCs w:val="24"/>
          <w:shd w:val="clear" w:color="auto" w:fill="FFFFFF"/>
          <w:lang w:eastAsia="en-IN"/>
        </w:rPr>
        <w:t>The user will also be provided with the list of videos of their interest according to the searches they had done before.</w:t>
      </w:r>
    </w:p>
    <w:p w:rsidR="001E2F95" w:rsidRPr="00CC6390" w:rsidRDefault="001E2F95" w:rsidP="00EA7064">
      <w:pPr>
        <w:pStyle w:val="ListParagraph"/>
        <w:numPr>
          <w:ilvl w:val="0"/>
          <w:numId w:val="1"/>
        </w:numPr>
        <w:spacing w:line="360" w:lineRule="auto"/>
        <w:rPr>
          <w:rFonts w:ascii="Times New Roman" w:eastAsia="Times New Roman" w:hAnsi="Times New Roman" w:cs="Times New Roman"/>
          <w:sz w:val="24"/>
          <w:szCs w:val="24"/>
          <w:shd w:val="clear" w:color="auto" w:fill="FFFFFF"/>
          <w:lang w:eastAsia="en-IN"/>
        </w:rPr>
      </w:pPr>
      <w:r w:rsidRPr="00CC6390">
        <w:rPr>
          <w:rFonts w:ascii="Times New Roman" w:eastAsia="Times New Roman" w:hAnsi="Times New Roman" w:cs="Times New Roman"/>
          <w:sz w:val="24"/>
          <w:szCs w:val="24"/>
          <w:shd w:val="clear" w:color="auto" w:fill="FFFFFF"/>
          <w:lang w:eastAsia="en-IN"/>
        </w:rPr>
        <w:t>Subscribers will automatically receive a notification after upload of any video from the channel</w:t>
      </w:r>
      <w:r w:rsidR="00D60A4E" w:rsidRPr="00CC6390">
        <w:rPr>
          <w:rFonts w:ascii="Times New Roman" w:eastAsia="Times New Roman" w:hAnsi="Times New Roman" w:cs="Times New Roman"/>
          <w:sz w:val="24"/>
          <w:szCs w:val="24"/>
          <w:shd w:val="clear" w:color="auto" w:fill="FFFFFF"/>
          <w:lang w:eastAsia="en-IN"/>
        </w:rPr>
        <w:t>s</w:t>
      </w:r>
      <w:r w:rsidRPr="00CC6390">
        <w:rPr>
          <w:rFonts w:ascii="Times New Roman" w:eastAsia="Times New Roman" w:hAnsi="Times New Roman" w:cs="Times New Roman"/>
          <w:sz w:val="24"/>
          <w:szCs w:val="24"/>
          <w:shd w:val="clear" w:color="auto" w:fill="FFFFFF"/>
          <w:lang w:eastAsia="en-IN"/>
        </w:rPr>
        <w:t xml:space="preserve"> they have subscribed.</w:t>
      </w:r>
    </w:p>
    <w:p w:rsidR="001E2F95" w:rsidRPr="00CC6390" w:rsidRDefault="00F62ED7" w:rsidP="00EA7064">
      <w:pPr>
        <w:pStyle w:val="ListParagraph"/>
        <w:numPr>
          <w:ilvl w:val="0"/>
          <w:numId w:val="1"/>
        </w:numPr>
        <w:spacing w:line="360" w:lineRule="auto"/>
        <w:rPr>
          <w:rFonts w:ascii="Times New Roman" w:eastAsia="Times New Roman" w:hAnsi="Times New Roman" w:cs="Times New Roman"/>
          <w:sz w:val="24"/>
          <w:szCs w:val="24"/>
          <w:shd w:val="clear" w:color="auto" w:fill="FFFFFF"/>
          <w:lang w:eastAsia="en-IN"/>
        </w:rPr>
      </w:pPr>
      <w:r w:rsidRPr="00CC6390">
        <w:rPr>
          <w:rFonts w:ascii="Times New Roman" w:eastAsia="Times New Roman" w:hAnsi="Times New Roman" w:cs="Times New Roman"/>
          <w:sz w:val="24"/>
          <w:szCs w:val="24"/>
          <w:shd w:val="clear" w:color="auto" w:fill="FFFFFF"/>
          <w:lang w:eastAsia="en-IN"/>
        </w:rPr>
        <w:t>User</w:t>
      </w:r>
      <w:r w:rsidR="001E2F95" w:rsidRPr="00CC6390">
        <w:rPr>
          <w:rFonts w:ascii="Times New Roman" w:eastAsia="Times New Roman" w:hAnsi="Times New Roman" w:cs="Times New Roman"/>
          <w:sz w:val="24"/>
          <w:szCs w:val="24"/>
          <w:shd w:val="clear" w:color="auto" w:fill="FFFFFF"/>
          <w:lang w:eastAsia="en-IN"/>
        </w:rPr>
        <w:t xml:space="preserve"> then they can also download a video in mp4 and mp3 formats directly through their browsers.</w:t>
      </w:r>
    </w:p>
    <w:p w:rsidR="00F62ED7" w:rsidRPr="00CC6390" w:rsidRDefault="00F62ED7" w:rsidP="00EA7064">
      <w:pPr>
        <w:pStyle w:val="ListParagraph"/>
        <w:numPr>
          <w:ilvl w:val="0"/>
          <w:numId w:val="1"/>
        </w:numPr>
        <w:spacing w:line="360" w:lineRule="auto"/>
        <w:rPr>
          <w:rFonts w:ascii="Times New Roman" w:eastAsia="Times New Roman" w:hAnsi="Times New Roman" w:cs="Times New Roman"/>
          <w:sz w:val="24"/>
          <w:szCs w:val="24"/>
          <w:shd w:val="clear" w:color="auto" w:fill="FFFFFF"/>
          <w:lang w:eastAsia="en-IN"/>
        </w:rPr>
      </w:pPr>
      <w:r w:rsidRPr="00CC6390">
        <w:rPr>
          <w:rFonts w:ascii="Times New Roman" w:eastAsia="Times New Roman" w:hAnsi="Times New Roman" w:cs="Times New Roman"/>
          <w:sz w:val="24"/>
          <w:szCs w:val="24"/>
          <w:shd w:val="clear" w:color="auto" w:fill="FFFFFF"/>
          <w:lang w:eastAsia="en-IN"/>
        </w:rPr>
        <w:t>User can also convert the video they are watching directly from their browser in multiple video formats as per user’s need.</w:t>
      </w:r>
    </w:p>
    <w:p w:rsidR="001E2F95" w:rsidRPr="00CC6390" w:rsidRDefault="00F62ED7" w:rsidP="00EA7064">
      <w:pPr>
        <w:pStyle w:val="ListParagraph"/>
        <w:numPr>
          <w:ilvl w:val="0"/>
          <w:numId w:val="1"/>
        </w:numPr>
        <w:spacing w:line="360" w:lineRule="auto"/>
        <w:rPr>
          <w:rFonts w:ascii="Times New Roman" w:eastAsia="Times New Roman" w:hAnsi="Times New Roman" w:cs="Times New Roman"/>
          <w:sz w:val="24"/>
          <w:szCs w:val="24"/>
          <w:shd w:val="clear" w:color="auto" w:fill="FFFFFF"/>
          <w:lang w:eastAsia="en-IN"/>
        </w:rPr>
      </w:pPr>
      <w:r w:rsidRPr="00CC6390">
        <w:rPr>
          <w:rFonts w:ascii="Times New Roman" w:eastAsia="Times New Roman" w:hAnsi="Times New Roman" w:cs="Times New Roman"/>
          <w:sz w:val="24"/>
          <w:szCs w:val="24"/>
          <w:shd w:val="clear" w:color="auto" w:fill="FFFFFF"/>
          <w:lang w:eastAsia="en-IN"/>
        </w:rPr>
        <w:t>User</w:t>
      </w:r>
      <w:r w:rsidR="001E2F95" w:rsidRPr="00CC6390">
        <w:rPr>
          <w:rFonts w:ascii="Times New Roman" w:eastAsia="Times New Roman" w:hAnsi="Times New Roman" w:cs="Times New Roman"/>
          <w:sz w:val="24"/>
          <w:szCs w:val="24"/>
          <w:shd w:val="clear" w:color="auto" w:fill="FFFFFF"/>
          <w:lang w:eastAsia="en-IN"/>
        </w:rPr>
        <w:t xml:space="preserve"> can </w:t>
      </w:r>
      <w:r w:rsidRPr="00CC6390">
        <w:rPr>
          <w:rFonts w:ascii="Times New Roman" w:eastAsia="Times New Roman" w:hAnsi="Times New Roman" w:cs="Times New Roman"/>
          <w:sz w:val="24"/>
          <w:szCs w:val="24"/>
          <w:shd w:val="clear" w:color="auto" w:fill="FFFFFF"/>
          <w:lang w:eastAsia="en-IN"/>
        </w:rPr>
        <w:t xml:space="preserve">also </w:t>
      </w:r>
      <w:r w:rsidR="001E2F95" w:rsidRPr="00CC6390">
        <w:rPr>
          <w:rFonts w:ascii="Times New Roman" w:eastAsia="Times New Roman" w:hAnsi="Times New Roman" w:cs="Times New Roman"/>
          <w:sz w:val="24"/>
          <w:szCs w:val="24"/>
          <w:shd w:val="clear" w:color="auto" w:fill="FFFFFF"/>
          <w:lang w:eastAsia="en-IN"/>
        </w:rPr>
        <w:t>upload</w:t>
      </w:r>
      <w:r w:rsidRPr="00CC6390">
        <w:rPr>
          <w:rFonts w:ascii="Times New Roman" w:eastAsia="Times New Roman" w:hAnsi="Times New Roman" w:cs="Times New Roman"/>
          <w:sz w:val="24"/>
          <w:szCs w:val="24"/>
          <w:shd w:val="clear" w:color="auto" w:fill="FFFFFF"/>
          <w:lang w:eastAsia="en-IN"/>
        </w:rPr>
        <w:t xml:space="preserve"> and provide</w:t>
      </w:r>
      <w:r w:rsidR="001E2F95" w:rsidRPr="00CC6390">
        <w:rPr>
          <w:rFonts w:ascii="Times New Roman" w:eastAsia="Times New Roman" w:hAnsi="Times New Roman" w:cs="Times New Roman"/>
          <w:sz w:val="24"/>
          <w:szCs w:val="24"/>
          <w:shd w:val="clear" w:color="auto" w:fill="FFFFFF"/>
          <w:lang w:eastAsia="en-IN"/>
        </w:rPr>
        <w:t xml:space="preserve"> a subtitles</w:t>
      </w:r>
      <w:r w:rsidRPr="00CC6390">
        <w:rPr>
          <w:rFonts w:ascii="Times New Roman" w:eastAsia="Times New Roman" w:hAnsi="Times New Roman" w:cs="Times New Roman"/>
          <w:sz w:val="24"/>
          <w:szCs w:val="24"/>
          <w:shd w:val="clear" w:color="auto" w:fill="FFFFFF"/>
          <w:lang w:eastAsia="en-IN"/>
        </w:rPr>
        <w:t xml:space="preserve"> file for their videos they have uploaded</w:t>
      </w:r>
      <w:r w:rsidR="001E2F95" w:rsidRPr="00CC6390">
        <w:rPr>
          <w:rFonts w:ascii="Times New Roman" w:eastAsia="Times New Roman" w:hAnsi="Times New Roman" w:cs="Times New Roman"/>
          <w:sz w:val="24"/>
          <w:szCs w:val="24"/>
          <w:shd w:val="clear" w:color="auto" w:fill="FFFFFF"/>
          <w:lang w:eastAsia="en-IN"/>
        </w:rPr>
        <w:t>.</w:t>
      </w:r>
    </w:p>
    <w:p w:rsidR="001E2F95" w:rsidRPr="00CC6390" w:rsidRDefault="001E2F95" w:rsidP="00EA7064">
      <w:pPr>
        <w:pStyle w:val="ListParagraph"/>
        <w:numPr>
          <w:ilvl w:val="0"/>
          <w:numId w:val="1"/>
        </w:numPr>
        <w:spacing w:line="360" w:lineRule="auto"/>
        <w:rPr>
          <w:rFonts w:ascii="Times New Roman" w:eastAsia="Times New Roman" w:hAnsi="Times New Roman" w:cs="Times New Roman"/>
          <w:sz w:val="24"/>
          <w:szCs w:val="24"/>
          <w:shd w:val="clear" w:color="auto" w:fill="FFFFFF"/>
          <w:lang w:eastAsia="en-IN"/>
        </w:rPr>
      </w:pPr>
      <w:r w:rsidRPr="00CC6390">
        <w:rPr>
          <w:rFonts w:ascii="Times New Roman" w:eastAsia="Times New Roman" w:hAnsi="Times New Roman" w:cs="Times New Roman"/>
          <w:sz w:val="24"/>
          <w:szCs w:val="24"/>
          <w:shd w:val="clear" w:color="auto" w:fill="FFFFFF"/>
          <w:lang w:eastAsia="en-IN"/>
        </w:rPr>
        <w:t>User can upload and provide custom thumbnail for their video which would be visible on top of video before its play.</w:t>
      </w:r>
    </w:p>
    <w:p w:rsidR="00F62ED7" w:rsidRPr="00CC6390" w:rsidRDefault="00F62ED7" w:rsidP="00EA7064">
      <w:pPr>
        <w:pStyle w:val="ListParagraph"/>
        <w:numPr>
          <w:ilvl w:val="0"/>
          <w:numId w:val="1"/>
        </w:numPr>
        <w:spacing w:line="360" w:lineRule="auto"/>
        <w:rPr>
          <w:rFonts w:ascii="Times New Roman" w:eastAsia="Times New Roman" w:hAnsi="Times New Roman" w:cs="Times New Roman"/>
          <w:sz w:val="24"/>
          <w:szCs w:val="24"/>
          <w:shd w:val="clear" w:color="auto" w:fill="FFFFFF"/>
          <w:lang w:eastAsia="en-IN"/>
        </w:rPr>
      </w:pPr>
      <w:r w:rsidRPr="00CC6390">
        <w:rPr>
          <w:rFonts w:ascii="Times New Roman" w:eastAsia="Times New Roman" w:hAnsi="Times New Roman" w:cs="Times New Roman"/>
          <w:sz w:val="24"/>
          <w:szCs w:val="24"/>
          <w:shd w:val="clear" w:color="auto" w:fill="FFFFFF"/>
          <w:lang w:eastAsia="en-IN"/>
        </w:rPr>
        <w:t>User can also create an automated thumbnail for their video which will get extracted from their video itself.</w:t>
      </w:r>
    </w:p>
    <w:p w:rsidR="001E2F95" w:rsidRPr="00CC6390" w:rsidRDefault="001E2F95" w:rsidP="00EA7064">
      <w:pPr>
        <w:pStyle w:val="ListParagraph"/>
        <w:numPr>
          <w:ilvl w:val="0"/>
          <w:numId w:val="1"/>
        </w:numPr>
        <w:spacing w:line="360" w:lineRule="auto"/>
        <w:rPr>
          <w:rFonts w:ascii="Times New Roman" w:eastAsia="Times New Roman" w:hAnsi="Times New Roman" w:cs="Times New Roman"/>
          <w:sz w:val="24"/>
          <w:szCs w:val="24"/>
          <w:shd w:val="clear" w:color="auto" w:fill="FFFFFF"/>
          <w:lang w:eastAsia="en-IN"/>
        </w:rPr>
      </w:pPr>
      <w:r w:rsidRPr="00CC6390">
        <w:rPr>
          <w:rFonts w:ascii="Times New Roman" w:eastAsia="Times New Roman" w:hAnsi="Times New Roman" w:cs="Times New Roman"/>
          <w:sz w:val="24"/>
          <w:szCs w:val="24"/>
          <w:shd w:val="clear" w:color="auto" w:fill="FFFFFF"/>
          <w:lang w:eastAsia="en-IN"/>
        </w:rPr>
        <w:t>User can easily play and download the video and audio files from site without need to install any plugin/extension/or third party tool.</w:t>
      </w:r>
    </w:p>
    <w:p w:rsidR="002C0BEE" w:rsidRPr="00CC6390" w:rsidRDefault="002C0BEE" w:rsidP="00EA7064">
      <w:pPr>
        <w:spacing w:line="360" w:lineRule="auto"/>
        <w:rPr>
          <w:rFonts w:ascii="Times New Roman" w:eastAsia="Times New Roman" w:hAnsi="Times New Roman" w:cs="Times New Roman"/>
          <w:sz w:val="24"/>
          <w:szCs w:val="24"/>
          <w:shd w:val="clear" w:color="auto" w:fill="FFFFFF"/>
          <w:lang w:eastAsia="en-IN"/>
        </w:rPr>
      </w:pPr>
      <w:r w:rsidRPr="00CC6390">
        <w:rPr>
          <w:rFonts w:ascii="Times New Roman" w:eastAsia="Times New Roman" w:hAnsi="Times New Roman" w:cs="Times New Roman"/>
          <w:sz w:val="24"/>
          <w:szCs w:val="24"/>
          <w:shd w:val="clear" w:color="auto" w:fill="FFFFFF"/>
          <w:lang w:eastAsia="en-IN"/>
        </w:rPr>
        <w:br w:type="page"/>
      </w:r>
    </w:p>
    <w:p w:rsidR="002C0BEE" w:rsidRPr="002C0BEE" w:rsidRDefault="002C0BEE" w:rsidP="00A30A9C">
      <w:pPr>
        <w:spacing w:after="0" w:line="360" w:lineRule="auto"/>
        <w:rPr>
          <w:rFonts w:ascii="Times New Roman" w:eastAsia="Times New Roman" w:hAnsi="Times New Roman" w:cs="Times New Roman"/>
          <w:sz w:val="24"/>
          <w:szCs w:val="24"/>
          <w:lang w:eastAsia="en-IN"/>
        </w:rPr>
      </w:pPr>
      <w:r w:rsidRPr="002C0BEE">
        <w:rPr>
          <w:rFonts w:ascii="Times New Roman" w:eastAsia="Times New Roman" w:hAnsi="Times New Roman" w:cs="Times New Roman"/>
          <w:b/>
          <w:bCs/>
          <w:sz w:val="32"/>
          <w:szCs w:val="24"/>
          <w:u w:val="single"/>
          <w:lang w:eastAsia="en-IN"/>
        </w:rPr>
        <w:lastRenderedPageBreak/>
        <w:t>SCOPE</w:t>
      </w:r>
    </w:p>
    <w:p w:rsidR="002C0BEE" w:rsidRPr="002C0BEE" w:rsidRDefault="002C0BEE" w:rsidP="00EA7064">
      <w:pPr>
        <w:spacing w:after="0" w:line="360" w:lineRule="auto"/>
        <w:rPr>
          <w:rFonts w:ascii="Times New Roman" w:eastAsia="Times New Roman" w:hAnsi="Times New Roman" w:cs="Times New Roman"/>
          <w:sz w:val="24"/>
          <w:szCs w:val="24"/>
          <w:lang w:eastAsia="en-IN"/>
        </w:rPr>
      </w:pPr>
    </w:p>
    <w:p w:rsidR="002C0BEE" w:rsidRDefault="002C0BEE" w:rsidP="00EA7064">
      <w:pPr>
        <w:spacing w:after="0" w:line="360" w:lineRule="auto"/>
        <w:ind w:firstLine="720"/>
        <w:rPr>
          <w:ins w:id="0" w:author="VIPIN KUMAR DINKAR" w:date="2016-11-14T18:59:00Z"/>
          <w:rFonts w:ascii="Times New Roman" w:eastAsia="Times New Roman" w:hAnsi="Times New Roman" w:cs="Times New Roman"/>
          <w:sz w:val="24"/>
          <w:szCs w:val="24"/>
          <w:lang w:eastAsia="en-IN"/>
        </w:rPr>
      </w:pPr>
      <w:r w:rsidRPr="002C0BEE">
        <w:rPr>
          <w:rFonts w:ascii="Times New Roman" w:eastAsia="Times New Roman" w:hAnsi="Times New Roman" w:cs="Times New Roman"/>
          <w:sz w:val="24"/>
          <w:szCs w:val="24"/>
          <w:lang w:eastAsia="en-IN"/>
        </w:rPr>
        <w:t xml:space="preserve">The project aims at increasing the usability of the site. The user interface of the site will be simple enough to attract towards the site in first visit. Other sites lack in providing the download features like in </w:t>
      </w:r>
      <w:r w:rsidRPr="00CC6390">
        <w:rPr>
          <w:rFonts w:ascii="Times New Roman" w:eastAsia="Times New Roman" w:hAnsi="Times New Roman" w:cs="Times New Roman"/>
          <w:sz w:val="24"/>
          <w:szCs w:val="24"/>
          <w:lang w:eastAsia="en-IN"/>
        </w:rPr>
        <w:t>YouTube</w:t>
      </w:r>
      <w:r w:rsidRPr="002C0BEE">
        <w:rPr>
          <w:rFonts w:ascii="Times New Roman" w:eastAsia="Times New Roman" w:hAnsi="Times New Roman" w:cs="Times New Roman"/>
          <w:sz w:val="24"/>
          <w:szCs w:val="24"/>
          <w:lang w:eastAsia="en-IN"/>
        </w:rPr>
        <w:t xml:space="preserve"> do not have this feature. This project will have one click download option and also the option of downloading the audio and video separately as per the user requirement. It will be much easier to share the videos with friends than You Tube. </w:t>
      </w:r>
      <w:proofErr w:type="gramStart"/>
      <w:r w:rsidRPr="002C0BEE">
        <w:rPr>
          <w:rFonts w:ascii="Times New Roman" w:eastAsia="Times New Roman" w:hAnsi="Times New Roman" w:cs="Times New Roman"/>
          <w:sz w:val="24"/>
          <w:szCs w:val="24"/>
          <w:lang w:eastAsia="en-IN"/>
        </w:rPr>
        <w:t>Moreover</w:t>
      </w:r>
      <w:proofErr w:type="gramEnd"/>
      <w:r w:rsidRPr="002C0BEE">
        <w:rPr>
          <w:rFonts w:ascii="Times New Roman" w:eastAsia="Times New Roman" w:hAnsi="Times New Roman" w:cs="Times New Roman"/>
          <w:sz w:val="24"/>
          <w:szCs w:val="24"/>
          <w:lang w:eastAsia="en-IN"/>
        </w:rPr>
        <w:t xml:space="preserve"> the videos can be converted into popular formats and then can be downloaded which will save the data usage of the user.</w:t>
      </w:r>
    </w:p>
    <w:p w:rsidR="00382471" w:rsidRDefault="00382471" w:rsidP="00EA7064">
      <w:pPr>
        <w:spacing w:after="0" w:line="360" w:lineRule="auto"/>
        <w:ind w:firstLine="720"/>
        <w:rPr>
          <w:ins w:id="1" w:author="VIPIN KUMAR DINKAR" w:date="2016-11-14T18:56:00Z"/>
          <w:rFonts w:ascii="Times New Roman" w:eastAsia="Times New Roman" w:hAnsi="Times New Roman" w:cs="Times New Roman"/>
          <w:sz w:val="24"/>
          <w:szCs w:val="24"/>
          <w:lang w:eastAsia="en-IN"/>
        </w:rPr>
      </w:pPr>
    </w:p>
    <w:p w:rsidR="00BC5E3C" w:rsidRDefault="00BC5E3C" w:rsidP="00EA7064">
      <w:pPr>
        <w:spacing w:after="0" w:line="360" w:lineRule="auto"/>
        <w:ind w:firstLine="720"/>
        <w:rPr>
          <w:ins w:id="2" w:author="VIPIN KUMAR DINKAR" w:date="2016-11-14T18:55:00Z"/>
          <w:rFonts w:ascii="Times New Roman" w:eastAsia="Times New Roman" w:hAnsi="Times New Roman" w:cs="Times New Roman"/>
          <w:sz w:val="24"/>
          <w:szCs w:val="24"/>
          <w:lang w:eastAsia="en-IN"/>
        </w:rPr>
      </w:pPr>
      <w:ins w:id="3" w:author="VIPIN KUMAR DINKAR" w:date="2016-11-14T18:56:00Z">
        <w:r>
          <w:rPr>
            <w:rFonts w:ascii="Times New Roman" w:hAnsi="Times New Roman" w:cs="Times New Roman"/>
            <w:sz w:val="24"/>
            <w:szCs w:val="24"/>
          </w:rPr>
          <w:t>This project will use method streaming video on-demand application.</w:t>
        </w:r>
      </w:ins>
      <w:ins w:id="4" w:author="VIPIN KUMAR DINKAR" w:date="2016-11-14T18:59:00Z">
        <w:r w:rsidR="00A51454">
          <w:rPr>
            <w:rFonts w:ascii="Times New Roman" w:hAnsi="Times New Roman" w:cs="Times New Roman"/>
            <w:sz w:val="24"/>
            <w:szCs w:val="24"/>
          </w:rPr>
          <w:t xml:space="preserve"> </w:t>
        </w:r>
      </w:ins>
      <w:ins w:id="5" w:author="VIPIN KUMAR DINKAR" w:date="2016-11-14T18:58:00Z">
        <w:r w:rsidR="00A51454">
          <w:rPr>
            <w:rFonts w:ascii="Times New Roman" w:hAnsi="Times New Roman" w:cs="Times New Roman"/>
            <w:sz w:val="24"/>
            <w:szCs w:val="24"/>
          </w:rPr>
          <w:t>Now</w:t>
        </w:r>
        <w:r w:rsidR="00382471">
          <w:rPr>
            <w:rFonts w:ascii="Times New Roman" w:hAnsi="Times New Roman" w:cs="Times New Roman"/>
            <w:sz w:val="24"/>
            <w:szCs w:val="24"/>
          </w:rPr>
          <w:t>adays users are busy in creating and uploading content so VOD is the best possible way to keep the people busy and entertained.</w:t>
        </w:r>
      </w:ins>
    </w:p>
    <w:p w:rsidR="004B6556" w:rsidRPr="002C0BEE" w:rsidRDefault="004B6556">
      <w:pPr>
        <w:spacing w:after="0" w:line="360" w:lineRule="auto"/>
        <w:rPr>
          <w:rFonts w:ascii="Times New Roman" w:eastAsia="Times New Roman" w:hAnsi="Times New Roman" w:cs="Times New Roman"/>
          <w:sz w:val="24"/>
          <w:szCs w:val="24"/>
          <w:lang w:eastAsia="en-IN"/>
        </w:rPr>
        <w:pPrChange w:id="6" w:author="VIPIN KUMAR DINKAR" w:date="2016-11-14T18:56:00Z">
          <w:pPr>
            <w:spacing w:after="0" w:line="360" w:lineRule="auto"/>
            <w:ind w:firstLine="720"/>
          </w:pPr>
        </w:pPrChange>
      </w:pPr>
    </w:p>
    <w:p w:rsidR="002C0BEE" w:rsidRDefault="002C0BEE" w:rsidP="00EA7064">
      <w:pPr>
        <w:spacing w:after="0" w:line="360" w:lineRule="auto"/>
        <w:ind w:firstLine="720"/>
        <w:rPr>
          <w:ins w:id="7" w:author="VIPIN KUMAR DINKAR" w:date="2016-11-14T18:55:00Z"/>
          <w:rFonts w:ascii="Times New Roman" w:eastAsia="Times New Roman" w:hAnsi="Times New Roman" w:cs="Times New Roman"/>
          <w:sz w:val="24"/>
          <w:szCs w:val="24"/>
          <w:lang w:eastAsia="en-IN"/>
        </w:rPr>
      </w:pPr>
      <w:r w:rsidRPr="002C0BEE">
        <w:rPr>
          <w:rFonts w:ascii="Times New Roman" w:eastAsia="Times New Roman" w:hAnsi="Times New Roman" w:cs="Times New Roman"/>
          <w:sz w:val="24"/>
          <w:szCs w:val="24"/>
          <w:lang w:eastAsia="en-IN"/>
        </w:rPr>
        <w:t xml:space="preserve">The registered users will have the access to create their own channels </w:t>
      </w:r>
      <w:r w:rsidRPr="00CC6390">
        <w:rPr>
          <w:rFonts w:ascii="Times New Roman" w:eastAsia="Times New Roman" w:hAnsi="Times New Roman" w:cs="Times New Roman"/>
          <w:sz w:val="24"/>
          <w:szCs w:val="24"/>
          <w:lang w:eastAsia="en-IN"/>
        </w:rPr>
        <w:t>and host their videos</w:t>
      </w:r>
      <w:r w:rsidRPr="002C0BEE">
        <w:rPr>
          <w:rFonts w:ascii="Times New Roman" w:eastAsia="Times New Roman" w:hAnsi="Times New Roman" w:cs="Times New Roman"/>
          <w:sz w:val="24"/>
          <w:szCs w:val="24"/>
          <w:lang w:eastAsia="en-IN"/>
        </w:rPr>
        <w:t>.</w:t>
      </w:r>
      <w:r w:rsidRPr="00CC6390">
        <w:rPr>
          <w:rFonts w:ascii="Times New Roman" w:eastAsia="Times New Roman" w:hAnsi="Times New Roman" w:cs="Times New Roman"/>
          <w:sz w:val="24"/>
          <w:szCs w:val="24"/>
          <w:lang w:eastAsia="en-IN"/>
        </w:rPr>
        <w:t xml:space="preserve"> </w:t>
      </w:r>
      <w:r w:rsidRPr="002C0BEE">
        <w:rPr>
          <w:rFonts w:ascii="Times New Roman" w:eastAsia="Times New Roman" w:hAnsi="Times New Roman" w:cs="Times New Roman"/>
          <w:sz w:val="24"/>
          <w:szCs w:val="24"/>
          <w:lang w:eastAsia="en-IN"/>
        </w:rPr>
        <w:t>It will also be useful for the business communities for promoting themselves to large number of audience at a much cheaper rate.</w:t>
      </w:r>
      <w:r w:rsidRPr="00CC6390">
        <w:rPr>
          <w:rFonts w:ascii="Times New Roman" w:eastAsia="Times New Roman" w:hAnsi="Times New Roman" w:cs="Times New Roman"/>
          <w:sz w:val="24"/>
          <w:szCs w:val="24"/>
          <w:lang w:eastAsia="en-IN"/>
        </w:rPr>
        <w:t xml:space="preserve"> </w:t>
      </w:r>
      <w:r w:rsidRPr="002C0BEE">
        <w:rPr>
          <w:rFonts w:ascii="Times New Roman" w:eastAsia="Times New Roman" w:hAnsi="Times New Roman" w:cs="Times New Roman"/>
          <w:sz w:val="24"/>
          <w:szCs w:val="24"/>
          <w:lang w:eastAsia="en-IN"/>
        </w:rPr>
        <w:t xml:space="preserve">The students will also be benefitted with the project as they can get tutorials on various subject and also can have the better learning experience by watching the real life examples that are related to their topics. For small children also the project aims at providing the content for learning and entertaining </w:t>
      </w:r>
      <w:r w:rsidRPr="00CC6390">
        <w:rPr>
          <w:rFonts w:ascii="Times New Roman" w:eastAsia="Times New Roman" w:hAnsi="Times New Roman" w:cs="Times New Roman"/>
          <w:sz w:val="24"/>
          <w:szCs w:val="24"/>
          <w:lang w:eastAsia="en-IN"/>
        </w:rPr>
        <w:t>those</w:t>
      </w:r>
      <w:r w:rsidRPr="002C0BEE">
        <w:rPr>
          <w:rFonts w:ascii="Times New Roman" w:eastAsia="Times New Roman" w:hAnsi="Times New Roman" w:cs="Times New Roman"/>
          <w:sz w:val="24"/>
          <w:szCs w:val="24"/>
          <w:lang w:eastAsia="en-IN"/>
        </w:rPr>
        <w:t xml:space="preserve"> putting nursery rhymes and poems.</w:t>
      </w:r>
    </w:p>
    <w:p w:rsidR="004B6556" w:rsidRPr="002C0BEE" w:rsidRDefault="004B6556" w:rsidP="00EA7064">
      <w:pPr>
        <w:spacing w:after="0" w:line="360" w:lineRule="auto"/>
        <w:ind w:firstLine="720"/>
        <w:rPr>
          <w:rFonts w:ascii="Times New Roman" w:eastAsia="Times New Roman" w:hAnsi="Times New Roman" w:cs="Times New Roman"/>
          <w:sz w:val="24"/>
          <w:szCs w:val="24"/>
          <w:lang w:eastAsia="en-IN"/>
        </w:rPr>
      </w:pPr>
    </w:p>
    <w:p w:rsidR="002C0BEE" w:rsidRPr="00CC6390" w:rsidRDefault="002C0BEE" w:rsidP="00EA7064">
      <w:pPr>
        <w:spacing w:after="0" w:line="360" w:lineRule="auto"/>
        <w:ind w:firstLine="720"/>
        <w:rPr>
          <w:rFonts w:ascii="Times New Roman" w:eastAsia="Times New Roman" w:hAnsi="Times New Roman" w:cs="Times New Roman"/>
          <w:sz w:val="24"/>
          <w:szCs w:val="24"/>
          <w:lang w:eastAsia="en-IN"/>
        </w:rPr>
      </w:pPr>
      <w:r w:rsidRPr="002C0BEE">
        <w:rPr>
          <w:rFonts w:ascii="Times New Roman" w:eastAsia="Times New Roman" w:hAnsi="Times New Roman" w:cs="Times New Roman"/>
          <w:sz w:val="24"/>
          <w:szCs w:val="24"/>
          <w:lang w:eastAsia="en-IN"/>
        </w:rPr>
        <w:t>All these features with some extra features are provided in the project with a very simple and attractive user interface which is the USP of the project to survive in the market.</w:t>
      </w:r>
    </w:p>
    <w:p w:rsidR="002C0BEE" w:rsidRPr="00CC6390" w:rsidRDefault="002C0BEE" w:rsidP="00EA7064">
      <w:pPr>
        <w:spacing w:line="360" w:lineRule="auto"/>
        <w:rPr>
          <w:rFonts w:ascii="Times New Roman" w:eastAsia="Times New Roman" w:hAnsi="Times New Roman" w:cs="Times New Roman"/>
          <w:sz w:val="24"/>
          <w:szCs w:val="24"/>
          <w:lang w:eastAsia="en-IN"/>
        </w:rPr>
      </w:pPr>
      <w:r w:rsidRPr="00CC6390">
        <w:rPr>
          <w:rFonts w:ascii="Times New Roman" w:eastAsia="Times New Roman" w:hAnsi="Times New Roman" w:cs="Times New Roman"/>
          <w:sz w:val="24"/>
          <w:szCs w:val="24"/>
          <w:lang w:eastAsia="en-IN"/>
        </w:rPr>
        <w:br w:type="page"/>
      </w:r>
    </w:p>
    <w:p w:rsidR="002C0BEE" w:rsidRPr="002C0BEE" w:rsidRDefault="002C0BEE" w:rsidP="00A30A9C">
      <w:pPr>
        <w:spacing w:after="0" w:line="360" w:lineRule="auto"/>
        <w:rPr>
          <w:rFonts w:ascii="Times New Roman" w:eastAsia="Times New Roman" w:hAnsi="Times New Roman" w:cs="Times New Roman"/>
          <w:b/>
          <w:sz w:val="32"/>
          <w:szCs w:val="24"/>
          <w:lang w:eastAsia="en-IN"/>
        </w:rPr>
      </w:pPr>
      <w:r w:rsidRPr="002C0BEE">
        <w:rPr>
          <w:rFonts w:ascii="Times New Roman" w:eastAsia="Times New Roman" w:hAnsi="Times New Roman" w:cs="Times New Roman"/>
          <w:b/>
          <w:bCs/>
          <w:sz w:val="32"/>
          <w:szCs w:val="24"/>
          <w:u w:val="single"/>
          <w:lang w:eastAsia="en-IN"/>
        </w:rPr>
        <w:lastRenderedPageBreak/>
        <w:t>COMPETITIVE ADVANTAGE</w:t>
      </w:r>
    </w:p>
    <w:p w:rsidR="002C0BEE" w:rsidRPr="002C0BEE" w:rsidRDefault="002C0BEE" w:rsidP="00EA7064">
      <w:pPr>
        <w:spacing w:after="0" w:line="360" w:lineRule="auto"/>
        <w:rPr>
          <w:rFonts w:ascii="Times New Roman" w:eastAsia="Times New Roman" w:hAnsi="Times New Roman" w:cs="Times New Roman"/>
          <w:sz w:val="24"/>
          <w:szCs w:val="24"/>
          <w:lang w:eastAsia="en-IN"/>
        </w:rPr>
      </w:pPr>
      <w:r w:rsidRPr="002C0BEE">
        <w:rPr>
          <w:rFonts w:ascii="Times New Roman" w:eastAsia="Times New Roman" w:hAnsi="Times New Roman" w:cs="Times New Roman"/>
          <w:sz w:val="24"/>
          <w:szCs w:val="24"/>
          <w:lang w:eastAsia="en-IN"/>
        </w:rPr>
        <w:t> </w:t>
      </w:r>
    </w:p>
    <w:p w:rsidR="002C0BEE" w:rsidRDefault="002C0BEE" w:rsidP="00EA7064">
      <w:pPr>
        <w:spacing w:after="0" w:line="360" w:lineRule="auto"/>
        <w:ind w:firstLine="720"/>
        <w:rPr>
          <w:ins w:id="8" w:author="VIPIN KUMAR DINKAR" w:date="2016-11-14T17:44:00Z"/>
          <w:rFonts w:ascii="Times New Roman" w:eastAsia="Times New Roman" w:hAnsi="Times New Roman" w:cs="Times New Roman"/>
          <w:sz w:val="24"/>
          <w:szCs w:val="24"/>
          <w:lang w:eastAsia="en-IN"/>
        </w:rPr>
      </w:pPr>
      <w:r w:rsidRPr="002C0BEE">
        <w:rPr>
          <w:rFonts w:ascii="Times New Roman" w:eastAsia="Times New Roman" w:hAnsi="Times New Roman" w:cs="Times New Roman"/>
          <w:sz w:val="24"/>
          <w:szCs w:val="24"/>
          <w:lang w:eastAsia="en-IN"/>
        </w:rPr>
        <w:t>Although at present there are many existing websites which provides the same features that we are providing.</w:t>
      </w:r>
    </w:p>
    <w:p w:rsidR="005C2E04" w:rsidRPr="002C0BEE" w:rsidRDefault="005C2E04" w:rsidP="00EA7064">
      <w:pPr>
        <w:spacing w:after="0" w:line="360" w:lineRule="auto"/>
        <w:ind w:firstLine="720"/>
        <w:rPr>
          <w:rFonts w:ascii="Times New Roman" w:eastAsia="Times New Roman" w:hAnsi="Times New Roman" w:cs="Times New Roman"/>
          <w:sz w:val="24"/>
          <w:szCs w:val="24"/>
          <w:lang w:eastAsia="en-IN"/>
        </w:rPr>
      </w:pPr>
    </w:p>
    <w:p w:rsidR="002C0BEE" w:rsidRDefault="002C0BEE" w:rsidP="00EA7064">
      <w:pPr>
        <w:spacing w:after="0" w:line="360" w:lineRule="auto"/>
        <w:ind w:firstLine="720"/>
        <w:rPr>
          <w:ins w:id="9" w:author="VIPIN KUMAR DINKAR" w:date="2016-11-14T17:44:00Z"/>
          <w:rFonts w:ascii="Times New Roman" w:eastAsia="Times New Roman" w:hAnsi="Times New Roman" w:cs="Times New Roman"/>
          <w:sz w:val="24"/>
          <w:szCs w:val="24"/>
          <w:lang w:eastAsia="en-IN"/>
        </w:rPr>
      </w:pPr>
      <w:r w:rsidRPr="002C0BEE">
        <w:rPr>
          <w:rFonts w:ascii="Times New Roman" w:eastAsia="Times New Roman" w:hAnsi="Times New Roman" w:cs="Times New Roman"/>
          <w:sz w:val="24"/>
          <w:szCs w:val="24"/>
          <w:lang w:eastAsia="en-IN"/>
        </w:rPr>
        <w:t>This project has a different feature i.e. downloading feature of both audio and video and also in popular formats. Also it helps the business organizations to promote their business among the customers and the users. The one can also like, comment, share a particular video and can subscribe to the list of channels.</w:t>
      </w:r>
    </w:p>
    <w:p w:rsidR="005C2E04" w:rsidRDefault="005C2E04" w:rsidP="00EA7064">
      <w:pPr>
        <w:spacing w:after="0" w:line="360" w:lineRule="auto"/>
        <w:ind w:firstLine="720"/>
        <w:rPr>
          <w:ins w:id="10" w:author="VIPIN KUMAR DINKAR" w:date="2016-11-14T17:28:00Z"/>
          <w:rFonts w:ascii="Times New Roman" w:eastAsia="Times New Roman" w:hAnsi="Times New Roman" w:cs="Times New Roman"/>
          <w:sz w:val="24"/>
          <w:szCs w:val="24"/>
          <w:lang w:eastAsia="en-IN"/>
        </w:rPr>
      </w:pPr>
    </w:p>
    <w:p w:rsidR="00E06A7D" w:rsidRDefault="006C1379" w:rsidP="00EA7064">
      <w:pPr>
        <w:spacing w:after="0" w:line="360" w:lineRule="auto"/>
        <w:ind w:firstLine="720"/>
        <w:rPr>
          <w:ins w:id="11" w:author="VIPIN KUMAR DINKAR" w:date="2016-11-14T19:11:00Z"/>
          <w:rFonts w:ascii="Times New Roman" w:eastAsia="Times New Roman" w:hAnsi="Times New Roman" w:cs="Times New Roman"/>
          <w:sz w:val="24"/>
          <w:szCs w:val="24"/>
          <w:lang w:eastAsia="en-IN"/>
        </w:rPr>
      </w:pPr>
      <w:ins w:id="12" w:author="VIPIN KUMAR DINKAR" w:date="2016-11-14T17:28:00Z">
        <w:r>
          <w:rPr>
            <w:rFonts w:ascii="Times New Roman" w:eastAsia="Times New Roman" w:hAnsi="Times New Roman" w:cs="Times New Roman"/>
            <w:sz w:val="24"/>
            <w:szCs w:val="24"/>
            <w:lang w:eastAsia="en-IN"/>
          </w:rPr>
          <w:t xml:space="preserve"> </w:t>
        </w:r>
      </w:ins>
      <w:ins w:id="13" w:author="VIPIN KUMAR DINKAR" w:date="2016-11-14T17:36:00Z">
        <w:r>
          <w:rPr>
            <w:rFonts w:ascii="Times New Roman" w:eastAsia="Times New Roman" w:hAnsi="Times New Roman" w:cs="Times New Roman"/>
            <w:sz w:val="24"/>
            <w:szCs w:val="24"/>
            <w:lang w:eastAsia="en-IN"/>
          </w:rPr>
          <w:t>Our site is responsive it will open on any screen size with any resolution .and it will not hinder the user experience</w:t>
        </w:r>
      </w:ins>
      <w:ins w:id="14" w:author="VIPIN KUMAR DINKAR" w:date="2016-11-14T17:39:00Z">
        <w:r w:rsidR="00955C32">
          <w:rPr>
            <w:rFonts w:ascii="Times New Roman" w:eastAsia="Times New Roman" w:hAnsi="Times New Roman" w:cs="Times New Roman"/>
            <w:sz w:val="24"/>
            <w:szCs w:val="24"/>
            <w:lang w:eastAsia="en-IN"/>
          </w:rPr>
          <w:t xml:space="preserve"> like many sites with poor grid system.</w:t>
        </w:r>
      </w:ins>
    </w:p>
    <w:p w:rsidR="003C0691" w:rsidRDefault="003C0691" w:rsidP="00EA7064">
      <w:pPr>
        <w:spacing w:after="0" w:line="360" w:lineRule="auto"/>
        <w:ind w:firstLine="720"/>
        <w:rPr>
          <w:ins w:id="15" w:author="VIPIN KUMAR DINKAR" w:date="2016-11-14T17:44:00Z"/>
          <w:rFonts w:ascii="Times New Roman" w:eastAsia="Times New Roman" w:hAnsi="Times New Roman" w:cs="Times New Roman"/>
          <w:sz w:val="24"/>
          <w:szCs w:val="24"/>
          <w:lang w:eastAsia="en-IN"/>
        </w:rPr>
      </w:pPr>
      <w:ins w:id="16" w:author="VIPIN KUMAR DINKAR" w:date="2016-11-14T19:11:00Z">
        <w:r>
          <w:rPr>
            <w:rFonts w:ascii="Times New Roman" w:eastAsia="Times New Roman" w:hAnsi="Times New Roman" w:cs="Times New Roman"/>
            <w:sz w:val="24"/>
            <w:szCs w:val="24"/>
            <w:lang w:eastAsia="en-IN"/>
          </w:rPr>
          <w:t>Also the user can play audio only in case of music files or audio-</w:t>
        </w:r>
        <w:proofErr w:type="spellStart"/>
        <w:proofErr w:type="gramStart"/>
        <w:r>
          <w:rPr>
            <w:rFonts w:ascii="Times New Roman" w:eastAsia="Times New Roman" w:hAnsi="Times New Roman" w:cs="Times New Roman"/>
            <w:sz w:val="24"/>
            <w:szCs w:val="24"/>
            <w:lang w:eastAsia="en-IN"/>
          </w:rPr>
          <w:t>biography.this</w:t>
        </w:r>
        <w:proofErr w:type="spellEnd"/>
        <w:proofErr w:type="gramEnd"/>
        <w:r>
          <w:rPr>
            <w:rFonts w:ascii="Times New Roman" w:eastAsia="Times New Roman" w:hAnsi="Times New Roman" w:cs="Times New Roman"/>
            <w:sz w:val="24"/>
            <w:szCs w:val="24"/>
            <w:lang w:eastAsia="en-IN"/>
          </w:rPr>
          <w:t xml:space="preserve"> saves the bandwidth  of the user.</w:t>
        </w:r>
      </w:ins>
    </w:p>
    <w:p w:rsidR="005C2E04" w:rsidRDefault="005C2E04" w:rsidP="00EA7064">
      <w:pPr>
        <w:spacing w:after="0" w:line="360" w:lineRule="auto"/>
        <w:ind w:firstLine="720"/>
        <w:rPr>
          <w:ins w:id="17" w:author="VIPIN KUMAR DINKAR" w:date="2016-11-14T17:39:00Z"/>
          <w:rFonts w:ascii="Times New Roman" w:eastAsia="Times New Roman" w:hAnsi="Times New Roman" w:cs="Times New Roman"/>
          <w:sz w:val="24"/>
          <w:szCs w:val="24"/>
          <w:lang w:eastAsia="en-IN"/>
        </w:rPr>
      </w:pPr>
    </w:p>
    <w:p w:rsidR="006C1379" w:rsidRDefault="00E06A7D">
      <w:pPr>
        <w:spacing w:after="0" w:line="360" w:lineRule="auto"/>
        <w:ind w:firstLine="720"/>
        <w:rPr>
          <w:ins w:id="18" w:author="VIPIN KUMAR DINKAR" w:date="2016-11-14T17:43:00Z"/>
          <w:rFonts w:ascii="Times New Roman" w:eastAsia="Times New Roman" w:hAnsi="Times New Roman" w:cs="Times New Roman"/>
          <w:sz w:val="24"/>
          <w:szCs w:val="24"/>
          <w:lang w:eastAsia="en-IN"/>
        </w:rPr>
      </w:pPr>
      <w:ins w:id="19" w:author="VIPIN KUMAR DINKAR" w:date="2016-11-14T17:42:00Z">
        <w:r>
          <w:rPr>
            <w:rFonts w:ascii="Times New Roman" w:eastAsia="Times New Roman" w:hAnsi="Times New Roman" w:cs="Times New Roman"/>
            <w:sz w:val="24"/>
            <w:szCs w:val="24"/>
            <w:lang w:eastAsia="en-IN"/>
          </w:rPr>
          <w:t xml:space="preserve">Also we support all browser from </w:t>
        </w:r>
        <w:proofErr w:type="spellStart"/>
        <w:r>
          <w:rPr>
            <w:rFonts w:ascii="Times New Roman" w:eastAsia="Times New Roman" w:hAnsi="Times New Roman" w:cs="Times New Roman"/>
            <w:sz w:val="24"/>
            <w:szCs w:val="24"/>
            <w:lang w:eastAsia="en-IN"/>
          </w:rPr>
          <w:t>ie</w:t>
        </w:r>
        <w:proofErr w:type="spellEnd"/>
        <w:r>
          <w:rPr>
            <w:rFonts w:ascii="Times New Roman" w:eastAsia="Times New Roman" w:hAnsi="Times New Roman" w:cs="Times New Roman"/>
            <w:sz w:val="24"/>
            <w:szCs w:val="24"/>
            <w:lang w:eastAsia="en-IN"/>
          </w:rPr>
          <w:t xml:space="preserve"> to chrome and safari and opera. Mobile </w:t>
        </w:r>
      </w:ins>
      <w:ins w:id="20" w:author="VIPIN KUMAR DINKAR" w:date="2016-11-14T17:43:00Z">
        <w:r>
          <w:rPr>
            <w:rFonts w:ascii="Times New Roman" w:eastAsia="Times New Roman" w:hAnsi="Times New Roman" w:cs="Times New Roman"/>
            <w:sz w:val="24"/>
            <w:szCs w:val="24"/>
            <w:lang w:eastAsia="en-IN"/>
          </w:rPr>
          <w:t xml:space="preserve">browsers are also supported </w:t>
        </w:r>
        <w:proofErr w:type="gramStart"/>
        <w:r>
          <w:rPr>
            <w:rFonts w:ascii="Times New Roman" w:eastAsia="Times New Roman" w:hAnsi="Times New Roman" w:cs="Times New Roman"/>
            <w:sz w:val="24"/>
            <w:szCs w:val="24"/>
            <w:lang w:eastAsia="en-IN"/>
          </w:rPr>
          <w:t xml:space="preserve">like </w:t>
        </w:r>
      </w:ins>
      <w:ins w:id="21" w:author="VIPIN KUMAR DINKAR" w:date="2016-11-14T17:36:00Z">
        <w:r w:rsidR="006C1379">
          <w:rPr>
            <w:rFonts w:ascii="Times New Roman" w:eastAsia="Times New Roman" w:hAnsi="Times New Roman" w:cs="Times New Roman"/>
            <w:sz w:val="24"/>
            <w:szCs w:val="24"/>
            <w:lang w:eastAsia="en-IN"/>
          </w:rPr>
          <w:t xml:space="preserve"> </w:t>
        </w:r>
      </w:ins>
      <w:ins w:id="22" w:author="VIPIN KUMAR DINKAR" w:date="2016-11-14T17:43:00Z">
        <w:r>
          <w:rPr>
            <w:rFonts w:ascii="Times New Roman" w:eastAsia="Times New Roman" w:hAnsi="Times New Roman" w:cs="Times New Roman"/>
            <w:sz w:val="24"/>
            <w:szCs w:val="24"/>
            <w:lang w:eastAsia="en-IN"/>
          </w:rPr>
          <w:t>opera</w:t>
        </w:r>
        <w:proofErr w:type="gramEnd"/>
        <w:r>
          <w:rPr>
            <w:rFonts w:ascii="Times New Roman" w:eastAsia="Times New Roman" w:hAnsi="Times New Roman" w:cs="Times New Roman"/>
            <w:sz w:val="24"/>
            <w:szCs w:val="24"/>
            <w:lang w:eastAsia="en-IN"/>
          </w:rPr>
          <w:t xml:space="preserve"> mini, </w:t>
        </w:r>
        <w:proofErr w:type="spellStart"/>
        <w:r>
          <w:rPr>
            <w:rFonts w:ascii="Times New Roman" w:eastAsia="Times New Roman" w:hAnsi="Times New Roman" w:cs="Times New Roman"/>
            <w:sz w:val="24"/>
            <w:szCs w:val="24"/>
            <w:lang w:eastAsia="en-IN"/>
          </w:rPr>
          <w:t>uc</w:t>
        </w:r>
        <w:proofErr w:type="spellEnd"/>
        <w:r>
          <w:rPr>
            <w:rFonts w:ascii="Times New Roman" w:eastAsia="Times New Roman" w:hAnsi="Times New Roman" w:cs="Times New Roman"/>
            <w:sz w:val="24"/>
            <w:szCs w:val="24"/>
            <w:lang w:eastAsia="en-IN"/>
          </w:rPr>
          <w:t xml:space="preserve"> browser etc.</w:t>
        </w:r>
      </w:ins>
    </w:p>
    <w:p w:rsidR="00812DA7" w:rsidRDefault="00812DA7">
      <w:pPr>
        <w:spacing w:after="0" w:line="360" w:lineRule="auto"/>
        <w:ind w:firstLine="720"/>
        <w:rPr>
          <w:ins w:id="23" w:author="VIPIN KUMAR DINKAR" w:date="2016-11-14T17:43:00Z"/>
          <w:rFonts w:ascii="Times New Roman" w:eastAsia="Times New Roman" w:hAnsi="Times New Roman" w:cs="Times New Roman"/>
          <w:sz w:val="24"/>
          <w:szCs w:val="24"/>
          <w:lang w:eastAsia="en-IN"/>
        </w:rPr>
      </w:pPr>
      <w:ins w:id="24" w:author="VIPIN KUMAR DINKAR" w:date="2016-11-14T17:55:00Z">
        <w:r>
          <w:rPr>
            <w:rFonts w:ascii="Times New Roman" w:eastAsia="Times New Roman" w:hAnsi="Times New Roman" w:cs="Times New Roman"/>
            <w:sz w:val="24"/>
            <w:szCs w:val="24"/>
            <w:lang w:eastAsia="en-IN"/>
          </w:rPr>
          <w:t xml:space="preserve">A web developer even can embed a video to his site for more </w:t>
        </w:r>
        <w:proofErr w:type="gramStart"/>
        <w:r>
          <w:rPr>
            <w:rFonts w:ascii="Times New Roman" w:eastAsia="Times New Roman" w:hAnsi="Times New Roman" w:cs="Times New Roman"/>
            <w:sz w:val="24"/>
            <w:szCs w:val="24"/>
            <w:lang w:eastAsia="en-IN"/>
          </w:rPr>
          <w:t>customisation .like</w:t>
        </w:r>
        <w:proofErr w:type="gramEnd"/>
        <w:r>
          <w:rPr>
            <w:rFonts w:ascii="Times New Roman" w:eastAsia="Times New Roman" w:hAnsi="Times New Roman" w:cs="Times New Roman"/>
            <w:sz w:val="24"/>
            <w:szCs w:val="24"/>
            <w:lang w:eastAsia="en-IN"/>
          </w:rPr>
          <w:t xml:space="preserve"> if he want to make a separate page for his client and </w:t>
        </w:r>
      </w:ins>
      <w:ins w:id="25" w:author="VIPIN KUMAR DINKAR" w:date="2016-11-14T17:56:00Z">
        <w:r>
          <w:rPr>
            <w:rFonts w:ascii="Times New Roman" w:eastAsia="Times New Roman" w:hAnsi="Times New Roman" w:cs="Times New Roman"/>
            <w:sz w:val="24"/>
            <w:szCs w:val="24"/>
            <w:lang w:eastAsia="en-IN"/>
          </w:rPr>
          <w:t>want</w:t>
        </w:r>
      </w:ins>
      <w:ins w:id="26" w:author="VIPIN KUMAR DINKAR" w:date="2016-11-14T17:55:00Z">
        <w:r>
          <w:rPr>
            <w:rFonts w:ascii="Times New Roman" w:eastAsia="Times New Roman" w:hAnsi="Times New Roman" w:cs="Times New Roman"/>
            <w:sz w:val="24"/>
            <w:szCs w:val="24"/>
            <w:lang w:eastAsia="en-IN"/>
          </w:rPr>
          <w:t xml:space="preserve"> our video </w:t>
        </w:r>
      </w:ins>
      <w:ins w:id="27" w:author="VIPIN KUMAR DINKAR" w:date="2016-11-14T17:56:00Z">
        <w:r>
          <w:rPr>
            <w:rFonts w:ascii="Times New Roman" w:eastAsia="Times New Roman" w:hAnsi="Times New Roman" w:cs="Times New Roman"/>
            <w:sz w:val="24"/>
            <w:szCs w:val="24"/>
            <w:lang w:eastAsia="en-IN"/>
          </w:rPr>
          <w:t>service</w:t>
        </w:r>
      </w:ins>
      <w:ins w:id="28" w:author="VIPIN KUMAR DINKAR" w:date="2016-11-14T17:55:00Z">
        <w:r>
          <w:rPr>
            <w:rFonts w:ascii="Times New Roman" w:eastAsia="Times New Roman" w:hAnsi="Times New Roman" w:cs="Times New Roman"/>
            <w:sz w:val="24"/>
            <w:szCs w:val="24"/>
            <w:lang w:eastAsia="en-IN"/>
          </w:rPr>
          <w:t xml:space="preserve"> </w:t>
        </w:r>
      </w:ins>
      <w:ins w:id="29" w:author="VIPIN KUMAR DINKAR" w:date="2016-11-14T17:56:00Z">
        <w:r>
          <w:rPr>
            <w:rFonts w:ascii="Times New Roman" w:eastAsia="Times New Roman" w:hAnsi="Times New Roman" w:cs="Times New Roman"/>
            <w:sz w:val="24"/>
            <w:szCs w:val="24"/>
            <w:lang w:eastAsia="en-IN"/>
          </w:rPr>
          <w:t>in it.</w:t>
        </w:r>
      </w:ins>
      <w:ins w:id="30" w:author="VIPIN KUMAR DINKAR" w:date="2016-11-14T18:39:00Z">
        <w:r w:rsidR="00EA1EC8">
          <w:rPr>
            <w:rFonts w:ascii="Times New Roman" w:eastAsia="Times New Roman" w:hAnsi="Times New Roman" w:cs="Times New Roman"/>
            <w:sz w:val="24"/>
            <w:szCs w:val="24"/>
            <w:lang w:eastAsia="en-IN"/>
          </w:rPr>
          <w:t xml:space="preserve"> </w:t>
        </w:r>
      </w:ins>
      <w:ins w:id="31" w:author="VIPIN KUMAR DINKAR" w:date="2016-11-14T17:56:00Z">
        <w:r>
          <w:rPr>
            <w:rFonts w:ascii="Times New Roman" w:eastAsia="Times New Roman" w:hAnsi="Times New Roman" w:cs="Times New Roman"/>
            <w:sz w:val="24"/>
            <w:szCs w:val="24"/>
            <w:lang w:eastAsia="en-IN"/>
          </w:rPr>
          <w:t>he just need to include the code which is available at a single click</w:t>
        </w:r>
      </w:ins>
      <w:ins w:id="32" w:author="VIPIN KUMAR DINKAR" w:date="2016-11-14T17:59:00Z">
        <w:r w:rsidR="005E29E6">
          <w:rPr>
            <w:rFonts w:ascii="Times New Roman" w:eastAsia="Times New Roman" w:hAnsi="Times New Roman" w:cs="Times New Roman"/>
            <w:sz w:val="24"/>
            <w:szCs w:val="24"/>
            <w:lang w:eastAsia="en-IN"/>
          </w:rPr>
          <w:t>.</w:t>
        </w:r>
      </w:ins>
    </w:p>
    <w:p w:rsidR="00E06A7D" w:rsidRPr="002C0BEE" w:rsidRDefault="00E06A7D">
      <w:pPr>
        <w:spacing w:after="0" w:line="360" w:lineRule="auto"/>
        <w:ind w:firstLine="720"/>
        <w:rPr>
          <w:rFonts w:ascii="Times New Roman" w:eastAsia="Times New Roman" w:hAnsi="Times New Roman" w:cs="Times New Roman"/>
          <w:sz w:val="24"/>
          <w:szCs w:val="24"/>
          <w:lang w:eastAsia="en-IN"/>
        </w:rPr>
      </w:pPr>
    </w:p>
    <w:p w:rsidR="002C0BEE" w:rsidRPr="002C0BEE" w:rsidRDefault="002C0BEE" w:rsidP="00EA7064">
      <w:pPr>
        <w:spacing w:after="0" w:line="360" w:lineRule="auto"/>
        <w:ind w:firstLine="720"/>
        <w:rPr>
          <w:rFonts w:ascii="Times New Roman" w:eastAsia="Times New Roman" w:hAnsi="Times New Roman" w:cs="Times New Roman"/>
          <w:sz w:val="24"/>
          <w:szCs w:val="24"/>
          <w:lang w:eastAsia="en-IN"/>
        </w:rPr>
      </w:pPr>
      <w:r w:rsidRPr="002C0BEE">
        <w:rPr>
          <w:rFonts w:ascii="Times New Roman" w:eastAsia="Times New Roman" w:hAnsi="Times New Roman" w:cs="Times New Roman"/>
          <w:sz w:val="24"/>
          <w:szCs w:val="24"/>
          <w:lang w:eastAsia="en-IN"/>
        </w:rPr>
        <w:t xml:space="preserve">In today's world people turn to internet for every problem. </w:t>
      </w:r>
      <w:ins w:id="33" w:author="VIPIN KUMAR DINKAR" w:date="2016-11-14T17:50:00Z">
        <w:r w:rsidR="00484A77">
          <w:rPr>
            <w:rFonts w:ascii="Times New Roman" w:eastAsia="Times New Roman" w:hAnsi="Times New Roman" w:cs="Times New Roman"/>
            <w:sz w:val="24"/>
            <w:szCs w:val="24"/>
            <w:lang w:eastAsia="en-IN"/>
          </w:rPr>
          <w:t xml:space="preserve"> </w:t>
        </w:r>
      </w:ins>
      <w:r w:rsidRPr="002C0BEE">
        <w:rPr>
          <w:rFonts w:ascii="Times New Roman" w:eastAsia="Times New Roman" w:hAnsi="Times New Roman" w:cs="Times New Roman"/>
          <w:sz w:val="24"/>
          <w:szCs w:val="24"/>
          <w:lang w:eastAsia="en-IN"/>
        </w:rPr>
        <w:t>This project will help the users to view and entertain themselves by watching their favourite videos. It can be</w:t>
      </w:r>
      <w:r w:rsidRPr="002C0BEE">
        <w:rPr>
          <w:rFonts w:ascii="Times New Roman" w:eastAsia="Times New Roman" w:hAnsi="Times New Roman" w:cs="Times New Roman"/>
          <w:sz w:val="24"/>
          <w:szCs w:val="24"/>
          <w:shd w:val="clear" w:color="auto" w:fill="FFFFFF"/>
          <w:lang w:eastAsia="en-IN"/>
        </w:rPr>
        <w:t xml:space="preserve"> a primary platform that amass undivided attention from the more professionally minded segment of rising </w:t>
      </w:r>
      <w:r w:rsidRPr="00CC6390">
        <w:rPr>
          <w:rFonts w:ascii="Times New Roman" w:eastAsia="Times New Roman" w:hAnsi="Times New Roman" w:cs="Times New Roman"/>
          <w:sz w:val="24"/>
          <w:szCs w:val="24"/>
          <w:shd w:val="clear" w:color="auto" w:fill="FFFFFF"/>
          <w:lang w:eastAsia="en-IN"/>
        </w:rPr>
        <w:t>artists.</w:t>
      </w:r>
    </w:p>
    <w:p w:rsidR="002C0BEE" w:rsidRPr="00CC6390" w:rsidRDefault="002C0BEE" w:rsidP="00EA7064">
      <w:pPr>
        <w:spacing w:line="360" w:lineRule="auto"/>
        <w:rPr>
          <w:rFonts w:ascii="Times New Roman" w:eastAsia="Times New Roman" w:hAnsi="Times New Roman" w:cs="Times New Roman"/>
          <w:sz w:val="24"/>
          <w:szCs w:val="24"/>
          <w:lang w:eastAsia="en-IN"/>
        </w:rPr>
      </w:pPr>
      <w:r w:rsidRPr="00CC6390">
        <w:rPr>
          <w:rFonts w:ascii="Times New Roman" w:eastAsia="Times New Roman" w:hAnsi="Times New Roman" w:cs="Times New Roman"/>
          <w:sz w:val="24"/>
          <w:szCs w:val="24"/>
          <w:lang w:eastAsia="en-IN"/>
        </w:rPr>
        <w:br w:type="page"/>
      </w:r>
    </w:p>
    <w:p w:rsidR="002C0BEE" w:rsidRPr="00CC6390" w:rsidRDefault="00CD4D67" w:rsidP="00EA7064">
      <w:pPr>
        <w:spacing w:after="0" w:line="360" w:lineRule="auto"/>
        <w:rPr>
          <w:rFonts w:ascii="Times New Roman" w:eastAsia="Times New Roman" w:hAnsi="Times New Roman" w:cs="Times New Roman"/>
          <w:b/>
          <w:sz w:val="32"/>
          <w:szCs w:val="24"/>
          <w:u w:val="single"/>
          <w:lang w:eastAsia="en-IN"/>
        </w:rPr>
      </w:pPr>
      <w:r w:rsidRPr="00CC6390">
        <w:rPr>
          <w:rFonts w:ascii="Times New Roman" w:eastAsia="Times New Roman" w:hAnsi="Times New Roman" w:cs="Times New Roman"/>
          <w:b/>
          <w:sz w:val="32"/>
          <w:szCs w:val="24"/>
          <w:u w:val="single"/>
          <w:lang w:eastAsia="en-IN"/>
        </w:rPr>
        <w:lastRenderedPageBreak/>
        <w:t>Software Development Life Cycle Model</w:t>
      </w:r>
    </w:p>
    <w:p w:rsidR="002C0BEE" w:rsidRPr="002C0BEE" w:rsidRDefault="002C0BEE" w:rsidP="00EA7064">
      <w:pPr>
        <w:spacing w:after="0" w:line="360" w:lineRule="auto"/>
        <w:ind w:firstLine="720"/>
        <w:rPr>
          <w:rFonts w:ascii="Times New Roman" w:eastAsia="Times New Roman" w:hAnsi="Times New Roman" w:cs="Times New Roman"/>
          <w:sz w:val="24"/>
          <w:szCs w:val="24"/>
          <w:lang w:eastAsia="en-IN"/>
        </w:rPr>
      </w:pPr>
    </w:p>
    <w:p w:rsidR="00CD4D67" w:rsidRDefault="00CD4D67" w:rsidP="00EA7064">
      <w:pPr>
        <w:spacing w:line="360" w:lineRule="auto"/>
        <w:ind w:firstLine="720"/>
        <w:rPr>
          <w:rFonts w:ascii="Times New Roman" w:hAnsi="Times New Roman" w:cs="Times New Roman"/>
          <w:sz w:val="24"/>
          <w:szCs w:val="24"/>
          <w:shd w:val="clear" w:color="auto" w:fill="FFFFFF"/>
        </w:rPr>
      </w:pPr>
      <w:r w:rsidRPr="00CC6390">
        <w:rPr>
          <w:rFonts w:ascii="Times New Roman" w:hAnsi="Times New Roman" w:cs="Times New Roman"/>
          <w:bCs/>
          <w:sz w:val="24"/>
          <w:szCs w:val="24"/>
        </w:rPr>
        <w:t xml:space="preserve">Rapid Application Development (RAD) Model has been implemented in this project. </w:t>
      </w:r>
      <w:r w:rsidRPr="00CC6390">
        <w:rPr>
          <w:rFonts w:ascii="Times New Roman" w:hAnsi="Times New Roman" w:cs="Times New Roman"/>
          <w:sz w:val="24"/>
          <w:szCs w:val="24"/>
          <w:shd w:val="clear" w:color="auto" w:fill="FFFFFF"/>
        </w:rPr>
        <w:t>Rapid Application development focuses on gathering customer requirements through workshops or focus groups, early testing of the prototypes by the customer using iterative concept, reuse of the existing prototypes (components), continuous integration and rapid delivery.</w:t>
      </w:r>
      <w:r w:rsidRPr="00CC6390">
        <w:rPr>
          <w:rFonts w:ascii="Times New Roman" w:hAnsi="Times New Roman" w:cs="Times New Roman"/>
          <w:bCs/>
          <w:sz w:val="24"/>
          <w:szCs w:val="24"/>
        </w:rPr>
        <w:t xml:space="preserve"> </w:t>
      </w:r>
      <w:r w:rsidRPr="00CC6390">
        <w:rPr>
          <w:rFonts w:ascii="Times New Roman" w:hAnsi="Times New Roman" w:cs="Times New Roman"/>
          <w:sz w:val="24"/>
          <w:szCs w:val="24"/>
          <w:shd w:val="clear" w:color="auto" w:fill="FFFFFF"/>
        </w:rPr>
        <w:t>In RAD model the functional modules are developed in parallel as prototypes and are integrated to make the complete product for faster product delivery.</w:t>
      </w:r>
    </w:p>
    <w:p w:rsidR="00A30A9C" w:rsidRPr="00CC6390" w:rsidRDefault="00A30A9C" w:rsidP="00EA7064">
      <w:pPr>
        <w:spacing w:line="360" w:lineRule="auto"/>
        <w:ind w:firstLine="720"/>
        <w:rPr>
          <w:rFonts w:ascii="Times New Roman" w:hAnsi="Times New Roman" w:cs="Times New Roman"/>
          <w:bCs/>
          <w:sz w:val="24"/>
          <w:szCs w:val="24"/>
        </w:rPr>
      </w:pPr>
    </w:p>
    <w:p w:rsidR="00CD4D67" w:rsidRPr="00CC6390" w:rsidRDefault="00CD4D67" w:rsidP="00EA7064">
      <w:pPr>
        <w:spacing w:line="360" w:lineRule="auto"/>
        <w:rPr>
          <w:rFonts w:ascii="Times New Roman" w:hAnsi="Times New Roman" w:cs="Times New Roman"/>
          <w:b/>
          <w:sz w:val="24"/>
          <w:szCs w:val="24"/>
          <w:shd w:val="clear" w:color="auto" w:fill="FFFFFF"/>
        </w:rPr>
      </w:pPr>
      <w:r w:rsidRPr="00CC6390">
        <w:rPr>
          <w:rFonts w:ascii="Times New Roman" w:hAnsi="Times New Roman" w:cs="Times New Roman"/>
          <w:b/>
          <w:sz w:val="24"/>
          <w:szCs w:val="24"/>
          <w:shd w:val="clear" w:color="auto" w:fill="FFFFFF"/>
        </w:rPr>
        <w:t>IMPORTANCE OF RAD MODEL</w:t>
      </w:r>
    </w:p>
    <w:p w:rsidR="00CD4D67" w:rsidRPr="00CC6390" w:rsidRDefault="00CD4D67" w:rsidP="00EA7064">
      <w:pPr>
        <w:spacing w:line="360" w:lineRule="auto"/>
        <w:ind w:firstLine="720"/>
        <w:rPr>
          <w:rFonts w:ascii="Times New Roman" w:hAnsi="Times New Roman" w:cs="Times New Roman"/>
          <w:sz w:val="24"/>
          <w:szCs w:val="24"/>
          <w:shd w:val="clear" w:color="auto" w:fill="FFFFFF"/>
        </w:rPr>
      </w:pPr>
      <w:r w:rsidRPr="00CC6390">
        <w:rPr>
          <w:rFonts w:ascii="Times New Roman" w:hAnsi="Times New Roman" w:cs="Times New Roman"/>
          <w:sz w:val="24"/>
          <w:szCs w:val="24"/>
          <w:shd w:val="clear" w:color="auto" w:fill="FFFFFF"/>
        </w:rPr>
        <w:t>In RAD Model, Development starts as soon as requirement gathered and delivered initial working prototype to the client to get the feedback. Once client gives the feedback, based on the client’s feedback other changes are done. This process goes parallel with co-operation with client and developers. Each prototype is delivered to the client with working functionality and changes made based on the client’s feedback. Development moves faster in RAD Model with minimum errors. RAD Model follows the incremental delivery of the modules. The main goal or RAD Model is to make the re-usability of the developed components.</w:t>
      </w:r>
    </w:p>
    <w:p w:rsidR="00CD4D67" w:rsidRPr="00CC6390" w:rsidRDefault="00CD4D67" w:rsidP="00EA7064">
      <w:pPr>
        <w:spacing w:line="360" w:lineRule="auto"/>
        <w:ind w:firstLine="720"/>
        <w:rPr>
          <w:rFonts w:ascii="Times New Roman" w:hAnsi="Times New Roman" w:cs="Times New Roman"/>
          <w:sz w:val="24"/>
          <w:szCs w:val="24"/>
          <w:shd w:val="clear" w:color="auto" w:fill="FFFFFF"/>
        </w:rPr>
      </w:pPr>
      <w:r w:rsidRPr="00CC6390">
        <w:rPr>
          <w:rFonts w:ascii="Times New Roman" w:hAnsi="Times New Roman" w:cs="Times New Roman"/>
          <w:sz w:val="24"/>
          <w:szCs w:val="24"/>
          <w:shd w:val="clear" w:color="auto" w:fill="FFFFFF"/>
        </w:rPr>
        <w:t>Since the project has a development time of a few months only, the rapid action development model is the best to use at this time as it provides quick results and its modules can be reused in the project.</w:t>
      </w:r>
    </w:p>
    <w:p w:rsidR="00CD4D67" w:rsidRPr="00CC6390" w:rsidRDefault="00CD4D67" w:rsidP="00EA7064">
      <w:pPr>
        <w:shd w:val="clear" w:color="auto" w:fill="FFFFFF"/>
        <w:spacing w:after="0" w:line="360" w:lineRule="auto"/>
        <w:textAlignment w:val="baseline"/>
        <w:rPr>
          <w:rFonts w:ascii="Times New Roman" w:eastAsia="Times New Roman" w:hAnsi="Times New Roman" w:cs="Times New Roman"/>
          <w:sz w:val="24"/>
          <w:szCs w:val="24"/>
        </w:rPr>
      </w:pPr>
      <w:r w:rsidRPr="00CC6390">
        <w:rPr>
          <w:rFonts w:ascii="Times New Roman" w:eastAsia="Times New Roman" w:hAnsi="Times New Roman" w:cs="Times New Roman"/>
          <w:b/>
          <w:bCs/>
          <w:sz w:val="24"/>
          <w:szCs w:val="24"/>
        </w:rPr>
        <w:t>Advantages of RAD Model:</w:t>
      </w:r>
    </w:p>
    <w:p w:rsidR="00CD4D67" w:rsidRPr="00CC6390" w:rsidRDefault="00CD4D67" w:rsidP="00EA7064">
      <w:pPr>
        <w:numPr>
          <w:ilvl w:val="0"/>
          <w:numId w:val="4"/>
        </w:numPr>
        <w:shd w:val="clear" w:color="auto" w:fill="FFFFFF"/>
        <w:spacing w:after="0" w:line="360" w:lineRule="auto"/>
        <w:ind w:left="300" w:right="300"/>
        <w:textAlignment w:val="baseline"/>
        <w:rPr>
          <w:rFonts w:ascii="Times New Roman" w:eastAsia="Times New Roman" w:hAnsi="Times New Roman" w:cs="Times New Roman"/>
          <w:sz w:val="24"/>
          <w:szCs w:val="24"/>
        </w:rPr>
      </w:pPr>
      <w:r w:rsidRPr="00CC6390">
        <w:rPr>
          <w:rFonts w:ascii="Times New Roman" w:eastAsia="Times New Roman" w:hAnsi="Times New Roman" w:cs="Times New Roman"/>
          <w:sz w:val="24"/>
          <w:szCs w:val="24"/>
        </w:rPr>
        <w:t>Fast application development and delivery.</w:t>
      </w:r>
    </w:p>
    <w:p w:rsidR="00CD4D67" w:rsidRPr="00CC6390" w:rsidRDefault="00CD4D67" w:rsidP="00EA7064">
      <w:pPr>
        <w:numPr>
          <w:ilvl w:val="0"/>
          <w:numId w:val="4"/>
        </w:numPr>
        <w:shd w:val="clear" w:color="auto" w:fill="FFFFFF"/>
        <w:spacing w:after="0" w:line="360" w:lineRule="auto"/>
        <w:ind w:left="300" w:right="300"/>
        <w:textAlignment w:val="baseline"/>
        <w:rPr>
          <w:rFonts w:ascii="Times New Roman" w:eastAsia="Times New Roman" w:hAnsi="Times New Roman" w:cs="Times New Roman"/>
          <w:sz w:val="24"/>
          <w:szCs w:val="24"/>
        </w:rPr>
      </w:pPr>
      <w:r w:rsidRPr="00CC6390">
        <w:rPr>
          <w:rFonts w:ascii="Times New Roman" w:eastAsia="Times New Roman" w:hAnsi="Times New Roman" w:cs="Times New Roman"/>
          <w:sz w:val="24"/>
          <w:szCs w:val="24"/>
        </w:rPr>
        <w:t>Lest testing activity required.</w:t>
      </w:r>
    </w:p>
    <w:p w:rsidR="00CD4D67" w:rsidRPr="00CC6390" w:rsidRDefault="00CD4D67" w:rsidP="00EA7064">
      <w:pPr>
        <w:numPr>
          <w:ilvl w:val="0"/>
          <w:numId w:val="4"/>
        </w:numPr>
        <w:shd w:val="clear" w:color="auto" w:fill="FFFFFF"/>
        <w:spacing w:after="0" w:line="360" w:lineRule="auto"/>
        <w:ind w:left="300" w:right="300"/>
        <w:textAlignment w:val="baseline"/>
        <w:rPr>
          <w:rFonts w:ascii="Times New Roman" w:eastAsia="Times New Roman" w:hAnsi="Times New Roman" w:cs="Times New Roman"/>
          <w:sz w:val="24"/>
          <w:szCs w:val="24"/>
        </w:rPr>
      </w:pPr>
      <w:r w:rsidRPr="00CC6390">
        <w:rPr>
          <w:rFonts w:ascii="Times New Roman" w:eastAsia="Times New Roman" w:hAnsi="Times New Roman" w:cs="Times New Roman"/>
          <w:sz w:val="24"/>
          <w:szCs w:val="24"/>
        </w:rPr>
        <w:t>Visualization of progress.</w:t>
      </w:r>
    </w:p>
    <w:p w:rsidR="00CD4D67" w:rsidRPr="00CC6390" w:rsidRDefault="00CD4D67" w:rsidP="00EA7064">
      <w:pPr>
        <w:numPr>
          <w:ilvl w:val="0"/>
          <w:numId w:val="4"/>
        </w:numPr>
        <w:shd w:val="clear" w:color="auto" w:fill="FFFFFF"/>
        <w:spacing w:after="0" w:line="360" w:lineRule="auto"/>
        <w:ind w:left="300" w:right="300"/>
        <w:textAlignment w:val="baseline"/>
        <w:rPr>
          <w:rFonts w:ascii="Times New Roman" w:eastAsia="Times New Roman" w:hAnsi="Times New Roman" w:cs="Times New Roman"/>
          <w:sz w:val="24"/>
          <w:szCs w:val="24"/>
        </w:rPr>
      </w:pPr>
      <w:r w:rsidRPr="00CC6390">
        <w:rPr>
          <w:rFonts w:ascii="Times New Roman" w:eastAsia="Times New Roman" w:hAnsi="Times New Roman" w:cs="Times New Roman"/>
          <w:sz w:val="24"/>
          <w:szCs w:val="24"/>
        </w:rPr>
        <w:t>Less resources required.</w:t>
      </w:r>
    </w:p>
    <w:p w:rsidR="00CD4D67" w:rsidRPr="00CC6390" w:rsidRDefault="00CD4D67" w:rsidP="00EA7064">
      <w:pPr>
        <w:numPr>
          <w:ilvl w:val="0"/>
          <w:numId w:val="4"/>
        </w:numPr>
        <w:shd w:val="clear" w:color="auto" w:fill="FFFFFF"/>
        <w:spacing w:after="0" w:line="360" w:lineRule="auto"/>
        <w:ind w:left="300" w:right="300"/>
        <w:textAlignment w:val="baseline"/>
        <w:rPr>
          <w:rFonts w:ascii="Times New Roman" w:eastAsia="Times New Roman" w:hAnsi="Times New Roman" w:cs="Times New Roman"/>
          <w:sz w:val="24"/>
          <w:szCs w:val="24"/>
        </w:rPr>
      </w:pPr>
      <w:r w:rsidRPr="00CC6390">
        <w:rPr>
          <w:rFonts w:ascii="Times New Roman" w:eastAsia="Times New Roman" w:hAnsi="Times New Roman" w:cs="Times New Roman"/>
          <w:sz w:val="24"/>
          <w:szCs w:val="24"/>
        </w:rPr>
        <w:t>Review by the client from the very beginning of development so very less chance to miss the requirements.</w:t>
      </w:r>
    </w:p>
    <w:p w:rsidR="00CD4D67" w:rsidRPr="00CC6390" w:rsidRDefault="00CD4D67" w:rsidP="00EA7064">
      <w:pPr>
        <w:numPr>
          <w:ilvl w:val="0"/>
          <w:numId w:val="4"/>
        </w:numPr>
        <w:shd w:val="clear" w:color="auto" w:fill="FFFFFF"/>
        <w:spacing w:after="0" w:line="360" w:lineRule="auto"/>
        <w:ind w:left="300" w:right="300"/>
        <w:textAlignment w:val="baseline"/>
        <w:rPr>
          <w:rFonts w:ascii="Times New Roman" w:eastAsia="Times New Roman" w:hAnsi="Times New Roman" w:cs="Times New Roman"/>
          <w:sz w:val="24"/>
          <w:szCs w:val="24"/>
        </w:rPr>
      </w:pPr>
      <w:r w:rsidRPr="00CC6390">
        <w:rPr>
          <w:rFonts w:ascii="Times New Roman" w:eastAsia="Times New Roman" w:hAnsi="Times New Roman" w:cs="Times New Roman"/>
          <w:sz w:val="24"/>
          <w:szCs w:val="24"/>
        </w:rPr>
        <w:t>Very flexible if any changes required.</w:t>
      </w:r>
    </w:p>
    <w:p w:rsidR="00CD4D67" w:rsidRPr="00CC6390" w:rsidRDefault="00CD4D67" w:rsidP="00EA7064">
      <w:pPr>
        <w:numPr>
          <w:ilvl w:val="0"/>
          <w:numId w:val="4"/>
        </w:numPr>
        <w:shd w:val="clear" w:color="auto" w:fill="FFFFFF"/>
        <w:spacing w:after="0" w:line="360" w:lineRule="auto"/>
        <w:ind w:left="300" w:right="300"/>
        <w:textAlignment w:val="baseline"/>
        <w:rPr>
          <w:rFonts w:ascii="Times New Roman" w:eastAsia="Times New Roman" w:hAnsi="Times New Roman" w:cs="Times New Roman"/>
          <w:sz w:val="24"/>
          <w:szCs w:val="24"/>
        </w:rPr>
      </w:pPr>
      <w:r w:rsidRPr="00CC6390">
        <w:rPr>
          <w:rFonts w:ascii="Times New Roman" w:eastAsia="Times New Roman" w:hAnsi="Times New Roman" w:cs="Times New Roman"/>
          <w:sz w:val="24"/>
          <w:szCs w:val="24"/>
        </w:rPr>
        <w:t>Cost effective.</w:t>
      </w:r>
    </w:p>
    <w:p w:rsidR="00CD4D67" w:rsidRPr="00CC6390" w:rsidRDefault="00CD4D67" w:rsidP="00EA7064">
      <w:pPr>
        <w:numPr>
          <w:ilvl w:val="0"/>
          <w:numId w:val="4"/>
        </w:numPr>
        <w:shd w:val="clear" w:color="auto" w:fill="FFFFFF"/>
        <w:spacing w:after="0" w:line="360" w:lineRule="auto"/>
        <w:ind w:left="300" w:right="300"/>
        <w:textAlignment w:val="baseline"/>
        <w:rPr>
          <w:rFonts w:ascii="Times New Roman" w:eastAsia="Times New Roman" w:hAnsi="Times New Roman" w:cs="Times New Roman"/>
          <w:sz w:val="24"/>
          <w:szCs w:val="24"/>
        </w:rPr>
      </w:pPr>
      <w:r w:rsidRPr="00CC6390">
        <w:rPr>
          <w:rFonts w:ascii="Times New Roman" w:eastAsia="Times New Roman" w:hAnsi="Times New Roman" w:cs="Times New Roman"/>
          <w:sz w:val="24"/>
          <w:szCs w:val="24"/>
        </w:rPr>
        <w:t>Good for small projects.</w:t>
      </w:r>
    </w:p>
    <w:p w:rsidR="00CD4D67" w:rsidRPr="00CC6390" w:rsidRDefault="00CD4D67" w:rsidP="00EA7064">
      <w:pPr>
        <w:shd w:val="clear" w:color="auto" w:fill="FFFFFF"/>
        <w:spacing w:after="0" w:line="360" w:lineRule="auto"/>
        <w:textAlignment w:val="baseline"/>
        <w:rPr>
          <w:rFonts w:ascii="Times New Roman" w:eastAsia="Times New Roman" w:hAnsi="Times New Roman" w:cs="Times New Roman"/>
          <w:sz w:val="24"/>
          <w:szCs w:val="24"/>
        </w:rPr>
      </w:pPr>
      <w:r w:rsidRPr="00CC6390">
        <w:rPr>
          <w:rFonts w:ascii="Times New Roman" w:eastAsia="Times New Roman" w:hAnsi="Times New Roman" w:cs="Times New Roman"/>
          <w:b/>
          <w:bCs/>
          <w:sz w:val="24"/>
          <w:szCs w:val="24"/>
        </w:rPr>
        <w:lastRenderedPageBreak/>
        <w:t>Disadvantages of RAD Model:</w:t>
      </w:r>
    </w:p>
    <w:p w:rsidR="00CD4D67" w:rsidRPr="00CC6390" w:rsidRDefault="00CD4D67" w:rsidP="00EA7064">
      <w:pPr>
        <w:numPr>
          <w:ilvl w:val="0"/>
          <w:numId w:val="5"/>
        </w:numPr>
        <w:shd w:val="clear" w:color="auto" w:fill="FFFFFF"/>
        <w:spacing w:after="0" w:line="360" w:lineRule="auto"/>
        <w:ind w:left="300" w:right="300"/>
        <w:textAlignment w:val="baseline"/>
        <w:rPr>
          <w:rFonts w:ascii="Times New Roman" w:eastAsia="Times New Roman" w:hAnsi="Times New Roman" w:cs="Times New Roman"/>
          <w:sz w:val="24"/>
          <w:szCs w:val="24"/>
        </w:rPr>
      </w:pPr>
      <w:r w:rsidRPr="00CC6390">
        <w:rPr>
          <w:rFonts w:ascii="Times New Roman" w:eastAsia="Times New Roman" w:hAnsi="Times New Roman" w:cs="Times New Roman"/>
          <w:sz w:val="24"/>
          <w:szCs w:val="24"/>
        </w:rPr>
        <w:t>High skilled resources required.</w:t>
      </w:r>
    </w:p>
    <w:p w:rsidR="00CD4D67" w:rsidRPr="00CC6390" w:rsidRDefault="00CD4D67" w:rsidP="00EA7064">
      <w:pPr>
        <w:numPr>
          <w:ilvl w:val="0"/>
          <w:numId w:val="5"/>
        </w:numPr>
        <w:shd w:val="clear" w:color="auto" w:fill="FFFFFF"/>
        <w:spacing w:after="0" w:line="360" w:lineRule="auto"/>
        <w:ind w:left="300" w:right="300"/>
        <w:textAlignment w:val="baseline"/>
        <w:rPr>
          <w:rFonts w:ascii="Times New Roman" w:eastAsia="Times New Roman" w:hAnsi="Times New Roman" w:cs="Times New Roman"/>
          <w:sz w:val="24"/>
          <w:szCs w:val="24"/>
        </w:rPr>
      </w:pPr>
      <w:r w:rsidRPr="00CC6390">
        <w:rPr>
          <w:rFonts w:ascii="Times New Roman" w:eastAsia="Times New Roman" w:hAnsi="Times New Roman" w:cs="Times New Roman"/>
          <w:sz w:val="24"/>
          <w:szCs w:val="24"/>
        </w:rPr>
        <w:t>On each development phase client’s feedback required.</w:t>
      </w:r>
    </w:p>
    <w:p w:rsidR="00CD4D67" w:rsidRPr="00CC6390" w:rsidRDefault="00CD4D67" w:rsidP="00EA7064">
      <w:pPr>
        <w:numPr>
          <w:ilvl w:val="0"/>
          <w:numId w:val="5"/>
        </w:numPr>
        <w:shd w:val="clear" w:color="auto" w:fill="FFFFFF"/>
        <w:spacing w:after="0" w:line="360" w:lineRule="auto"/>
        <w:ind w:left="300" w:right="300"/>
        <w:textAlignment w:val="baseline"/>
        <w:rPr>
          <w:rFonts w:ascii="Times New Roman" w:eastAsia="Times New Roman" w:hAnsi="Times New Roman" w:cs="Times New Roman"/>
          <w:sz w:val="24"/>
          <w:szCs w:val="24"/>
        </w:rPr>
      </w:pPr>
      <w:r w:rsidRPr="00CC6390">
        <w:rPr>
          <w:rFonts w:ascii="Times New Roman" w:eastAsia="Times New Roman" w:hAnsi="Times New Roman" w:cs="Times New Roman"/>
          <w:sz w:val="24"/>
          <w:szCs w:val="24"/>
        </w:rPr>
        <w:t>Automated code generation is very costly.</w:t>
      </w:r>
    </w:p>
    <w:p w:rsidR="00CD4D67" w:rsidRPr="00CC6390" w:rsidRDefault="00CD4D67" w:rsidP="00EA7064">
      <w:pPr>
        <w:numPr>
          <w:ilvl w:val="0"/>
          <w:numId w:val="5"/>
        </w:numPr>
        <w:shd w:val="clear" w:color="auto" w:fill="FFFFFF"/>
        <w:spacing w:after="0" w:line="360" w:lineRule="auto"/>
        <w:ind w:left="300" w:right="300"/>
        <w:textAlignment w:val="baseline"/>
        <w:rPr>
          <w:rFonts w:ascii="Times New Roman" w:eastAsia="Times New Roman" w:hAnsi="Times New Roman" w:cs="Times New Roman"/>
          <w:sz w:val="24"/>
          <w:szCs w:val="24"/>
        </w:rPr>
      </w:pPr>
      <w:r w:rsidRPr="00CC6390">
        <w:rPr>
          <w:rFonts w:ascii="Times New Roman" w:eastAsia="Times New Roman" w:hAnsi="Times New Roman" w:cs="Times New Roman"/>
          <w:sz w:val="24"/>
          <w:szCs w:val="24"/>
        </w:rPr>
        <w:t>Difficult to manage.</w:t>
      </w:r>
    </w:p>
    <w:p w:rsidR="00CD4D67" w:rsidRPr="00CC6390" w:rsidRDefault="00CD4D67" w:rsidP="00EA7064">
      <w:pPr>
        <w:numPr>
          <w:ilvl w:val="0"/>
          <w:numId w:val="5"/>
        </w:numPr>
        <w:shd w:val="clear" w:color="auto" w:fill="FFFFFF"/>
        <w:spacing w:after="0" w:line="360" w:lineRule="auto"/>
        <w:ind w:left="300" w:right="300"/>
        <w:textAlignment w:val="baseline"/>
        <w:rPr>
          <w:rFonts w:ascii="Times New Roman" w:eastAsia="Times New Roman" w:hAnsi="Times New Roman" w:cs="Times New Roman"/>
          <w:sz w:val="24"/>
          <w:szCs w:val="24"/>
        </w:rPr>
      </w:pPr>
      <w:r w:rsidRPr="00CC6390">
        <w:rPr>
          <w:rFonts w:ascii="Times New Roman" w:eastAsia="Times New Roman" w:hAnsi="Times New Roman" w:cs="Times New Roman"/>
          <w:sz w:val="24"/>
          <w:szCs w:val="24"/>
        </w:rPr>
        <w:t>Not a good process for long term and big projects.</w:t>
      </w:r>
    </w:p>
    <w:p w:rsidR="00CD4D67" w:rsidRPr="00CC6390" w:rsidRDefault="00CD4D67" w:rsidP="00EA7064">
      <w:pPr>
        <w:numPr>
          <w:ilvl w:val="0"/>
          <w:numId w:val="5"/>
        </w:numPr>
        <w:shd w:val="clear" w:color="auto" w:fill="FFFFFF"/>
        <w:spacing w:after="0" w:line="360" w:lineRule="auto"/>
        <w:ind w:left="300" w:right="300"/>
        <w:textAlignment w:val="baseline"/>
        <w:rPr>
          <w:rFonts w:ascii="Times New Roman" w:eastAsia="Times New Roman" w:hAnsi="Times New Roman" w:cs="Times New Roman"/>
          <w:sz w:val="24"/>
          <w:szCs w:val="24"/>
        </w:rPr>
      </w:pPr>
      <w:r w:rsidRPr="00CC6390">
        <w:rPr>
          <w:rFonts w:ascii="Times New Roman" w:eastAsia="Times New Roman" w:hAnsi="Times New Roman" w:cs="Times New Roman"/>
          <w:sz w:val="24"/>
          <w:szCs w:val="24"/>
        </w:rPr>
        <w:t>Proper modularization of project required.</w:t>
      </w:r>
    </w:p>
    <w:p w:rsidR="00CD4D67" w:rsidRPr="00CC6390" w:rsidRDefault="00CD4D67" w:rsidP="00EA7064">
      <w:pPr>
        <w:shd w:val="clear" w:color="auto" w:fill="FFFFFF"/>
        <w:spacing w:after="0" w:line="360" w:lineRule="auto"/>
        <w:ind w:left="300" w:right="300"/>
        <w:textAlignment w:val="baseline"/>
        <w:rPr>
          <w:rFonts w:ascii="Times New Roman" w:eastAsia="Times New Roman" w:hAnsi="Times New Roman" w:cs="Times New Roman"/>
          <w:sz w:val="24"/>
          <w:szCs w:val="24"/>
        </w:rPr>
      </w:pPr>
    </w:p>
    <w:p w:rsidR="00CD4D67" w:rsidRPr="00CC6390" w:rsidRDefault="00CD4D67" w:rsidP="00EA7064">
      <w:pPr>
        <w:shd w:val="clear" w:color="auto" w:fill="FFFFFF"/>
        <w:spacing w:after="0" w:line="360" w:lineRule="auto"/>
        <w:textAlignment w:val="baseline"/>
        <w:rPr>
          <w:rFonts w:ascii="Times New Roman" w:eastAsia="Times New Roman" w:hAnsi="Times New Roman" w:cs="Times New Roman"/>
          <w:sz w:val="24"/>
          <w:szCs w:val="24"/>
        </w:rPr>
      </w:pPr>
      <w:r w:rsidRPr="00CC6390">
        <w:rPr>
          <w:rFonts w:ascii="Times New Roman" w:eastAsia="Times New Roman" w:hAnsi="Times New Roman" w:cs="Times New Roman"/>
          <w:b/>
          <w:bCs/>
          <w:sz w:val="24"/>
          <w:szCs w:val="24"/>
        </w:rPr>
        <w:t>When RAD Model should be followed:</w:t>
      </w:r>
    </w:p>
    <w:p w:rsidR="00CD4D67" w:rsidRPr="00CC6390" w:rsidRDefault="00CD4D67" w:rsidP="00EA7064">
      <w:pPr>
        <w:numPr>
          <w:ilvl w:val="0"/>
          <w:numId w:val="6"/>
        </w:numPr>
        <w:shd w:val="clear" w:color="auto" w:fill="FFFFFF"/>
        <w:tabs>
          <w:tab w:val="left" w:pos="960"/>
        </w:tabs>
        <w:spacing w:after="0" w:line="360" w:lineRule="auto"/>
        <w:ind w:left="300" w:right="300"/>
        <w:textAlignment w:val="baseline"/>
        <w:rPr>
          <w:rFonts w:ascii="Times New Roman" w:eastAsia="Times New Roman" w:hAnsi="Times New Roman" w:cs="Times New Roman"/>
          <w:sz w:val="24"/>
          <w:szCs w:val="24"/>
        </w:rPr>
      </w:pPr>
      <w:r w:rsidRPr="00CC6390">
        <w:rPr>
          <w:rFonts w:ascii="Times New Roman" w:eastAsia="Times New Roman" w:hAnsi="Times New Roman" w:cs="Times New Roman"/>
          <w:sz w:val="24"/>
          <w:szCs w:val="24"/>
        </w:rPr>
        <w:t>For low budgets projects for which automated code generation cost is low.</w:t>
      </w:r>
    </w:p>
    <w:p w:rsidR="00CD4D67" w:rsidRPr="00CC6390" w:rsidRDefault="00CD4D67" w:rsidP="00EA7064">
      <w:pPr>
        <w:numPr>
          <w:ilvl w:val="0"/>
          <w:numId w:val="6"/>
        </w:numPr>
        <w:shd w:val="clear" w:color="auto" w:fill="FFFFFF"/>
        <w:tabs>
          <w:tab w:val="left" w:pos="960"/>
        </w:tabs>
        <w:spacing w:after="0" w:line="360" w:lineRule="auto"/>
        <w:ind w:left="300" w:right="300"/>
        <w:textAlignment w:val="baseline"/>
        <w:rPr>
          <w:rFonts w:ascii="Times New Roman" w:eastAsia="Times New Roman" w:hAnsi="Times New Roman" w:cs="Times New Roman"/>
          <w:sz w:val="24"/>
          <w:szCs w:val="24"/>
        </w:rPr>
      </w:pPr>
      <w:r w:rsidRPr="00CC6390">
        <w:rPr>
          <w:rFonts w:ascii="Times New Roman" w:eastAsia="Times New Roman" w:hAnsi="Times New Roman" w:cs="Times New Roman"/>
          <w:sz w:val="24"/>
          <w:szCs w:val="24"/>
        </w:rPr>
        <w:t>When high skilled resources are available.</w:t>
      </w:r>
    </w:p>
    <w:p w:rsidR="00CD4D67" w:rsidRPr="00CC6390" w:rsidRDefault="00CD4D67" w:rsidP="00EA7064">
      <w:pPr>
        <w:numPr>
          <w:ilvl w:val="0"/>
          <w:numId w:val="6"/>
        </w:numPr>
        <w:shd w:val="clear" w:color="auto" w:fill="FFFFFF"/>
        <w:tabs>
          <w:tab w:val="left" w:pos="960"/>
        </w:tabs>
        <w:spacing w:after="0" w:line="360" w:lineRule="auto"/>
        <w:ind w:left="300" w:right="300"/>
        <w:textAlignment w:val="baseline"/>
        <w:rPr>
          <w:rFonts w:ascii="Times New Roman" w:eastAsia="Times New Roman" w:hAnsi="Times New Roman" w:cs="Times New Roman"/>
          <w:sz w:val="24"/>
          <w:szCs w:val="24"/>
        </w:rPr>
      </w:pPr>
      <w:r w:rsidRPr="00CC6390">
        <w:rPr>
          <w:rFonts w:ascii="Times New Roman" w:eastAsia="Times New Roman" w:hAnsi="Times New Roman" w:cs="Times New Roman"/>
          <w:sz w:val="24"/>
          <w:szCs w:val="24"/>
        </w:rPr>
        <w:t>When it’s easy to modularize the project.</w:t>
      </w:r>
    </w:p>
    <w:p w:rsidR="00CD4D67" w:rsidRPr="00CC6390" w:rsidRDefault="00CD4D67" w:rsidP="00EA7064">
      <w:pPr>
        <w:numPr>
          <w:ilvl w:val="0"/>
          <w:numId w:val="6"/>
        </w:numPr>
        <w:shd w:val="clear" w:color="auto" w:fill="FFFFFF"/>
        <w:tabs>
          <w:tab w:val="left" w:pos="960"/>
        </w:tabs>
        <w:spacing w:after="0" w:line="360" w:lineRule="auto"/>
        <w:ind w:left="300" w:right="300"/>
        <w:textAlignment w:val="baseline"/>
        <w:rPr>
          <w:rFonts w:ascii="Times New Roman" w:eastAsia="Times New Roman" w:hAnsi="Times New Roman" w:cs="Times New Roman"/>
          <w:sz w:val="24"/>
          <w:szCs w:val="24"/>
        </w:rPr>
      </w:pPr>
      <w:r w:rsidRPr="00CC6390">
        <w:rPr>
          <w:rFonts w:ascii="Times New Roman" w:eastAsia="Times New Roman" w:hAnsi="Times New Roman" w:cs="Times New Roman"/>
          <w:sz w:val="24"/>
          <w:szCs w:val="24"/>
        </w:rPr>
        <w:t>If technical risks are low.</w:t>
      </w:r>
    </w:p>
    <w:p w:rsidR="00CD4D67" w:rsidRPr="00CC6390" w:rsidRDefault="00CD4D67" w:rsidP="00EA7064">
      <w:pPr>
        <w:numPr>
          <w:ilvl w:val="0"/>
          <w:numId w:val="6"/>
        </w:numPr>
        <w:shd w:val="clear" w:color="auto" w:fill="FFFFFF"/>
        <w:tabs>
          <w:tab w:val="left" w:pos="960"/>
        </w:tabs>
        <w:spacing w:after="0" w:line="360" w:lineRule="auto"/>
        <w:ind w:left="300" w:right="300"/>
        <w:textAlignment w:val="baseline"/>
        <w:rPr>
          <w:rFonts w:ascii="Times New Roman" w:eastAsia="Times New Roman" w:hAnsi="Times New Roman" w:cs="Times New Roman"/>
          <w:sz w:val="24"/>
          <w:szCs w:val="24"/>
        </w:rPr>
      </w:pPr>
      <w:r w:rsidRPr="00CC6390">
        <w:rPr>
          <w:rFonts w:ascii="Times New Roman" w:eastAsia="Times New Roman" w:hAnsi="Times New Roman" w:cs="Times New Roman"/>
          <w:sz w:val="24"/>
          <w:szCs w:val="24"/>
        </w:rPr>
        <w:t>If development needed to complete in specified time.</w:t>
      </w:r>
    </w:p>
    <w:p w:rsidR="00CD4D67" w:rsidRPr="00CC6390" w:rsidRDefault="00CD4D67" w:rsidP="00EA7064">
      <w:pPr>
        <w:numPr>
          <w:ilvl w:val="0"/>
          <w:numId w:val="6"/>
        </w:numPr>
        <w:shd w:val="clear" w:color="auto" w:fill="FFFFFF"/>
        <w:tabs>
          <w:tab w:val="left" w:pos="960"/>
        </w:tabs>
        <w:spacing w:after="0" w:line="360" w:lineRule="auto"/>
        <w:ind w:left="300" w:right="300"/>
        <w:textAlignment w:val="baseline"/>
        <w:rPr>
          <w:rFonts w:ascii="Times New Roman" w:eastAsia="Times New Roman" w:hAnsi="Times New Roman" w:cs="Times New Roman"/>
          <w:sz w:val="24"/>
          <w:szCs w:val="24"/>
        </w:rPr>
      </w:pPr>
      <w:r w:rsidRPr="00CC6390">
        <w:rPr>
          <w:rFonts w:ascii="Times New Roman" w:eastAsia="Times New Roman" w:hAnsi="Times New Roman" w:cs="Times New Roman"/>
          <w:sz w:val="24"/>
          <w:szCs w:val="24"/>
        </w:rPr>
        <w:t xml:space="preserve">RAD Model is suitable if the functionality </w:t>
      </w:r>
      <w:proofErr w:type="gramStart"/>
      <w:r w:rsidRPr="00CC6390">
        <w:rPr>
          <w:rFonts w:ascii="Times New Roman" w:eastAsia="Times New Roman" w:hAnsi="Times New Roman" w:cs="Times New Roman"/>
          <w:sz w:val="24"/>
          <w:szCs w:val="24"/>
        </w:rPr>
        <w:t>have</w:t>
      </w:r>
      <w:proofErr w:type="gramEnd"/>
      <w:r w:rsidRPr="00CC6390">
        <w:rPr>
          <w:rFonts w:ascii="Times New Roman" w:eastAsia="Times New Roman" w:hAnsi="Times New Roman" w:cs="Times New Roman"/>
          <w:sz w:val="24"/>
          <w:szCs w:val="24"/>
        </w:rPr>
        <w:t xml:space="preserve"> less dependencies on other functionality.</w:t>
      </w:r>
    </w:p>
    <w:p w:rsidR="00CD4D67" w:rsidRPr="00CC6390" w:rsidRDefault="00CD4D67" w:rsidP="00EA7064">
      <w:pPr>
        <w:spacing w:line="360" w:lineRule="auto"/>
        <w:rPr>
          <w:rFonts w:ascii="Times New Roman" w:eastAsia="Times New Roman" w:hAnsi="Times New Roman" w:cs="Times New Roman"/>
          <w:sz w:val="24"/>
          <w:szCs w:val="24"/>
        </w:rPr>
      </w:pPr>
      <w:r w:rsidRPr="00CC6390">
        <w:rPr>
          <w:rFonts w:ascii="Times New Roman" w:eastAsia="Times New Roman" w:hAnsi="Times New Roman" w:cs="Times New Roman"/>
          <w:sz w:val="24"/>
          <w:szCs w:val="24"/>
        </w:rPr>
        <w:br w:type="page"/>
      </w:r>
    </w:p>
    <w:p w:rsidR="00CD4D67" w:rsidRPr="00CD4D67" w:rsidRDefault="00CD4D67" w:rsidP="00EA7064">
      <w:pPr>
        <w:spacing w:line="360" w:lineRule="auto"/>
        <w:rPr>
          <w:rFonts w:ascii="Times New Roman" w:eastAsia="Calibri" w:hAnsi="Times New Roman" w:cs="Times New Roman"/>
          <w:sz w:val="24"/>
        </w:rPr>
      </w:pPr>
      <w:r w:rsidRPr="00EA7064">
        <w:rPr>
          <w:rFonts w:ascii="Times New Roman" w:eastAsia="Times New Roman" w:hAnsi="Times New Roman" w:cs="Times New Roman"/>
          <w:b/>
          <w:bCs/>
          <w:sz w:val="32"/>
          <w:szCs w:val="24"/>
          <w:lang w:eastAsia="en-IN"/>
        </w:rPr>
        <w:lastRenderedPageBreak/>
        <w:t>Identification of Users</w:t>
      </w:r>
    </w:p>
    <w:p w:rsidR="00CD4D67" w:rsidRPr="00CC6390" w:rsidRDefault="00CD4D67" w:rsidP="00EA7064">
      <w:pPr>
        <w:shd w:val="clear" w:color="auto" w:fill="FFFFFF"/>
        <w:spacing w:after="0" w:line="360" w:lineRule="auto"/>
        <w:rPr>
          <w:rFonts w:ascii="Times New Roman" w:eastAsia="Times New Roman" w:hAnsi="Times New Roman" w:cs="Times New Roman"/>
          <w:b/>
          <w:sz w:val="24"/>
          <w:szCs w:val="24"/>
          <w:lang w:eastAsia="en-IN"/>
        </w:rPr>
      </w:pPr>
      <w:r w:rsidRPr="00CD4D67">
        <w:rPr>
          <w:rFonts w:ascii="Times New Roman" w:eastAsia="Times New Roman" w:hAnsi="Times New Roman" w:cs="Times New Roman"/>
          <w:b/>
          <w:sz w:val="24"/>
          <w:szCs w:val="24"/>
          <w:lang w:eastAsia="en-IN"/>
        </w:rPr>
        <w:t xml:space="preserve">Users / Citizens: </w:t>
      </w:r>
    </w:p>
    <w:p w:rsidR="00CD4D67" w:rsidRPr="00CD4D67" w:rsidRDefault="00CD4D67" w:rsidP="00EA7064">
      <w:pPr>
        <w:shd w:val="clear" w:color="auto" w:fill="FFFFFF"/>
        <w:spacing w:after="0" w:line="360" w:lineRule="auto"/>
        <w:rPr>
          <w:rFonts w:ascii="Times New Roman" w:eastAsia="Times New Roman" w:hAnsi="Times New Roman" w:cs="Times New Roman"/>
          <w:b/>
          <w:sz w:val="24"/>
          <w:szCs w:val="24"/>
          <w:lang w:eastAsia="en-IN"/>
        </w:rPr>
      </w:pPr>
      <w:r w:rsidRPr="00CD4D67">
        <w:rPr>
          <w:rFonts w:ascii="Times New Roman" w:eastAsia="Times New Roman" w:hAnsi="Times New Roman" w:cs="Times New Roman"/>
          <w:sz w:val="24"/>
          <w:szCs w:val="24"/>
          <w:lang w:eastAsia="en-IN"/>
        </w:rPr>
        <w:t>Citizen can search for videos</w:t>
      </w:r>
      <w:r w:rsidRPr="00CC6390">
        <w:rPr>
          <w:rFonts w:ascii="Times New Roman" w:eastAsia="Times New Roman" w:hAnsi="Times New Roman" w:cs="Times New Roman"/>
          <w:sz w:val="24"/>
          <w:szCs w:val="24"/>
          <w:lang w:eastAsia="en-IN"/>
        </w:rPr>
        <w:t xml:space="preserve"> watch videos.</w:t>
      </w:r>
    </w:p>
    <w:p w:rsidR="00CD4D67" w:rsidRPr="00CD4D67" w:rsidRDefault="00CD4D67" w:rsidP="00EA7064">
      <w:pPr>
        <w:shd w:val="clear" w:color="auto" w:fill="FFFFFF"/>
        <w:spacing w:after="288" w:line="360" w:lineRule="auto"/>
        <w:rPr>
          <w:rFonts w:ascii="Times New Roman" w:eastAsia="Times New Roman" w:hAnsi="Times New Roman" w:cs="Times New Roman"/>
          <w:sz w:val="24"/>
          <w:szCs w:val="24"/>
          <w:lang w:eastAsia="en-IN"/>
        </w:rPr>
      </w:pPr>
      <w:r w:rsidRPr="00CC6390">
        <w:rPr>
          <w:rFonts w:ascii="Times New Roman" w:eastAsia="Times New Roman" w:hAnsi="Times New Roman" w:cs="Times New Roman"/>
          <w:sz w:val="24"/>
          <w:szCs w:val="24"/>
          <w:lang w:eastAsia="en-IN"/>
        </w:rPr>
        <w:t>They</w:t>
      </w:r>
      <w:r w:rsidRPr="00CD4D67">
        <w:rPr>
          <w:rFonts w:ascii="Times New Roman" w:eastAsia="Times New Roman" w:hAnsi="Times New Roman" w:cs="Times New Roman"/>
          <w:sz w:val="24"/>
          <w:szCs w:val="24"/>
          <w:lang w:eastAsia="en-IN"/>
        </w:rPr>
        <w:t xml:space="preserve"> can register with this site.</w:t>
      </w:r>
      <w:r w:rsidRPr="00CC6390">
        <w:rPr>
          <w:rFonts w:ascii="Times New Roman" w:eastAsia="Times New Roman" w:hAnsi="Times New Roman" w:cs="Times New Roman"/>
          <w:sz w:val="24"/>
          <w:szCs w:val="24"/>
          <w:lang w:eastAsia="en-IN"/>
        </w:rPr>
        <w:br/>
        <w:t>They</w:t>
      </w:r>
      <w:r w:rsidRPr="00CD4D67">
        <w:rPr>
          <w:rFonts w:ascii="Times New Roman" w:eastAsia="Times New Roman" w:hAnsi="Times New Roman" w:cs="Times New Roman"/>
          <w:sz w:val="24"/>
          <w:szCs w:val="24"/>
          <w:lang w:eastAsia="en-IN"/>
        </w:rPr>
        <w:t xml:space="preserve"> </w:t>
      </w:r>
      <w:r w:rsidRPr="00CC6390">
        <w:rPr>
          <w:rFonts w:ascii="Times New Roman" w:eastAsia="Times New Roman" w:hAnsi="Times New Roman" w:cs="Times New Roman"/>
          <w:sz w:val="24"/>
          <w:szCs w:val="24"/>
          <w:lang w:eastAsia="en-IN"/>
        </w:rPr>
        <w:t>can create and host channel.</w:t>
      </w:r>
      <w:r w:rsidRPr="00CC6390">
        <w:rPr>
          <w:rFonts w:ascii="Times New Roman" w:eastAsia="Times New Roman" w:hAnsi="Times New Roman" w:cs="Times New Roman"/>
          <w:sz w:val="24"/>
          <w:szCs w:val="24"/>
          <w:lang w:eastAsia="en-IN"/>
        </w:rPr>
        <w:br/>
        <w:t>They</w:t>
      </w:r>
      <w:r w:rsidRPr="00CD4D67">
        <w:rPr>
          <w:rFonts w:ascii="Times New Roman" w:eastAsia="Times New Roman" w:hAnsi="Times New Roman" w:cs="Times New Roman"/>
          <w:sz w:val="24"/>
          <w:szCs w:val="24"/>
          <w:lang w:eastAsia="en-IN"/>
        </w:rPr>
        <w:t xml:space="preserve"> can upload </w:t>
      </w:r>
      <w:r w:rsidRPr="00CC6390">
        <w:rPr>
          <w:rFonts w:ascii="Times New Roman" w:eastAsia="Times New Roman" w:hAnsi="Times New Roman" w:cs="Times New Roman"/>
          <w:sz w:val="24"/>
          <w:szCs w:val="24"/>
          <w:lang w:eastAsia="en-IN"/>
        </w:rPr>
        <w:t xml:space="preserve">and publically share </w:t>
      </w:r>
      <w:r w:rsidRPr="00CD4D67">
        <w:rPr>
          <w:rFonts w:ascii="Times New Roman" w:eastAsia="Times New Roman" w:hAnsi="Times New Roman" w:cs="Times New Roman"/>
          <w:sz w:val="24"/>
          <w:szCs w:val="24"/>
          <w:lang w:eastAsia="en-IN"/>
        </w:rPr>
        <w:t>videos</w:t>
      </w:r>
      <w:r w:rsidRPr="00CC6390">
        <w:rPr>
          <w:rFonts w:ascii="Times New Roman" w:eastAsia="Times New Roman" w:hAnsi="Times New Roman" w:cs="Times New Roman"/>
          <w:sz w:val="24"/>
          <w:szCs w:val="24"/>
          <w:lang w:eastAsia="en-IN"/>
        </w:rPr>
        <w:t xml:space="preserve"> with other citizens.</w:t>
      </w:r>
      <w:r w:rsidRPr="00CC6390">
        <w:rPr>
          <w:rFonts w:ascii="Times New Roman" w:eastAsia="Times New Roman" w:hAnsi="Times New Roman" w:cs="Times New Roman"/>
          <w:sz w:val="24"/>
          <w:szCs w:val="24"/>
          <w:lang w:eastAsia="en-IN"/>
        </w:rPr>
        <w:br/>
        <w:t>They</w:t>
      </w:r>
      <w:r w:rsidRPr="00CD4D67">
        <w:rPr>
          <w:rFonts w:ascii="Times New Roman" w:eastAsia="Times New Roman" w:hAnsi="Times New Roman" w:cs="Times New Roman"/>
          <w:sz w:val="24"/>
          <w:szCs w:val="24"/>
          <w:lang w:eastAsia="en-IN"/>
        </w:rPr>
        <w:t xml:space="preserve"> </w:t>
      </w:r>
      <w:r w:rsidRPr="00CC6390">
        <w:rPr>
          <w:rFonts w:ascii="Times New Roman" w:eastAsia="Times New Roman" w:hAnsi="Times New Roman" w:cs="Times New Roman"/>
          <w:sz w:val="24"/>
          <w:szCs w:val="24"/>
          <w:lang w:eastAsia="en-IN"/>
        </w:rPr>
        <w:t xml:space="preserve">can </w:t>
      </w:r>
      <w:r w:rsidRPr="00CD4D67">
        <w:rPr>
          <w:rFonts w:ascii="Times New Roman" w:eastAsia="Times New Roman" w:hAnsi="Times New Roman" w:cs="Times New Roman"/>
          <w:sz w:val="24"/>
          <w:szCs w:val="24"/>
          <w:lang w:eastAsia="en-IN"/>
        </w:rPr>
        <w:t>watch videos of other citizens</w:t>
      </w:r>
      <w:r w:rsidR="00CC6390" w:rsidRPr="00CC6390">
        <w:rPr>
          <w:rFonts w:ascii="Times New Roman" w:eastAsia="Times New Roman" w:hAnsi="Times New Roman" w:cs="Times New Roman"/>
          <w:sz w:val="24"/>
          <w:szCs w:val="24"/>
          <w:lang w:eastAsia="en-IN"/>
        </w:rPr>
        <w:t>.</w:t>
      </w:r>
      <w:r w:rsidR="00CC6390" w:rsidRPr="00CC6390">
        <w:rPr>
          <w:rFonts w:ascii="Times New Roman" w:eastAsia="Times New Roman" w:hAnsi="Times New Roman" w:cs="Times New Roman"/>
          <w:sz w:val="24"/>
          <w:szCs w:val="24"/>
          <w:lang w:eastAsia="en-IN"/>
        </w:rPr>
        <w:br/>
        <w:t>T</w:t>
      </w:r>
      <w:r w:rsidRPr="00CD4D67">
        <w:rPr>
          <w:rFonts w:ascii="Times New Roman" w:eastAsia="Times New Roman" w:hAnsi="Times New Roman" w:cs="Times New Roman"/>
          <w:sz w:val="24"/>
          <w:szCs w:val="24"/>
          <w:lang w:eastAsia="en-IN"/>
        </w:rPr>
        <w:t xml:space="preserve">hey can vote a video </w:t>
      </w:r>
      <w:r w:rsidRPr="00CC6390">
        <w:rPr>
          <w:rFonts w:ascii="Times New Roman" w:eastAsia="Times New Roman" w:hAnsi="Times New Roman" w:cs="Times New Roman"/>
          <w:sz w:val="24"/>
          <w:szCs w:val="24"/>
          <w:lang w:eastAsia="en-IN"/>
        </w:rPr>
        <w:t>as like or dislike</w:t>
      </w:r>
      <w:r w:rsidR="00CC6390" w:rsidRPr="00CC6390">
        <w:rPr>
          <w:rFonts w:ascii="Times New Roman" w:eastAsia="Times New Roman" w:hAnsi="Times New Roman" w:cs="Times New Roman"/>
          <w:sz w:val="24"/>
          <w:szCs w:val="24"/>
          <w:lang w:eastAsia="en-IN"/>
        </w:rPr>
        <w:t>.</w:t>
      </w:r>
      <w:r w:rsidR="00CC6390" w:rsidRPr="00CC6390">
        <w:rPr>
          <w:rFonts w:ascii="Times New Roman" w:eastAsia="Times New Roman" w:hAnsi="Times New Roman" w:cs="Times New Roman"/>
          <w:sz w:val="24"/>
          <w:szCs w:val="24"/>
          <w:lang w:eastAsia="en-IN"/>
        </w:rPr>
        <w:br/>
        <w:t>T</w:t>
      </w:r>
      <w:r w:rsidRPr="00CC6390">
        <w:rPr>
          <w:rFonts w:ascii="Times New Roman" w:eastAsia="Times New Roman" w:hAnsi="Times New Roman" w:cs="Times New Roman"/>
          <w:sz w:val="24"/>
          <w:szCs w:val="24"/>
          <w:lang w:eastAsia="en-IN"/>
        </w:rPr>
        <w:t>hey can post</w:t>
      </w:r>
      <w:r w:rsidRPr="00CD4D67">
        <w:rPr>
          <w:rFonts w:ascii="Times New Roman" w:eastAsia="Times New Roman" w:hAnsi="Times New Roman" w:cs="Times New Roman"/>
          <w:sz w:val="24"/>
          <w:szCs w:val="24"/>
          <w:lang w:eastAsia="en-IN"/>
        </w:rPr>
        <w:t xml:space="preserve"> comments on videos and replies to others comments.</w:t>
      </w:r>
      <w:r w:rsidRPr="00CC6390">
        <w:rPr>
          <w:rFonts w:ascii="Times New Roman" w:eastAsia="Times New Roman" w:hAnsi="Times New Roman" w:cs="Times New Roman"/>
          <w:sz w:val="24"/>
          <w:szCs w:val="24"/>
          <w:lang w:eastAsia="en-IN"/>
        </w:rPr>
        <w:br/>
        <w:t>They</w:t>
      </w:r>
      <w:r w:rsidRPr="00CD4D67">
        <w:rPr>
          <w:rFonts w:ascii="Times New Roman" w:eastAsia="Times New Roman" w:hAnsi="Times New Roman" w:cs="Times New Roman"/>
          <w:sz w:val="24"/>
          <w:szCs w:val="24"/>
          <w:lang w:eastAsia="en-IN"/>
        </w:rPr>
        <w:t xml:space="preserve"> </w:t>
      </w:r>
      <w:r w:rsidRPr="00CC6390">
        <w:rPr>
          <w:rFonts w:ascii="Times New Roman" w:eastAsia="Times New Roman" w:hAnsi="Times New Roman" w:cs="Times New Roman"/>
          <w:sz w:val="24"/>
          <w:szCs w:val="24"/>
          <w:lang w:eastAsia="en-IN"/>
        </w:rPr>
        <w:t xml:space="preserve">can </w:t>
      </w:r>
      <w:r w:rsidRPr="00CD4D67">
        <w:rPr>
          <w:rFonts w:ascii="Times New Roman" w:eastAsia="Times New Roman" w:hAnsi="Times New Roman" w:cs="Times New Roman"/>
          <w:sz w:val="24"/>
          <w:szCs w:val="24"/>
          <w:lang w:eastAsia="en-IN"/>
        </w:rPr>
        <w:t xml:space="preserve">subscribe to </w:t>
      </w:r>
      <w:r w:rsidRPr="00CC6390">
        <w:rPr>
          <w:rFonts w:ascii="Times New Roman" w:eastAsia="Times New Roman" w:hAnsi="Times New Roman" w:cs="Times New Roman"/>
          <w:sz w:val="24"/>
          <w:szCs w:val="24"/>
          <w:lang w:eastAsia="en-IN"/>
        </w:rPr>
        <w:t>other channels.</w:t>
      </w:r>
      <w:r w:rsidRPr="00CD4D67">
        <w:rPr>
          <w:rFonts w:ascii="Times New Roman" w:eastAsia="Times New Roman" w:hAnsi="Times New Roman" w:cs="Times New Roman"/>
          <w:sz w:val="24"/>
          <w:szCs w:val="24"/>
          <w:lang w:eastAsia="en-IN"/>
        </w:rPr>
        <w:t xml:space="preserve"> </w:t>
      </w:r>
    </w:p>
    <w:p w:rsidR="00CD4D67" w:rsidRPr="00CC6390" w:rsidRDefault="00CD4D67" w:rsidP="00EA7064">
      <w:pPr>
        <w:shd w:val="clear" w:color="auto" w:fill="FFFFFF"/>
        <w:spacing w:after="0" w:line="360" w:lineRule="auto"/>
        <w:rPr>
          <w:rFonts w:ascii="Times New Roman" w:eastAsia="Times New Roman" w:hAnsi="Times New Roman" w:cs="Times New Roman"/>
          <w:b/>
          <w:sz w:val="24"/>
          <w:szCs w:val="24"/>
          <w:lang w:eastAsia="en-IN"/>
        </w:rPr>
      </w:pPr>
      <w:r w:rsidRPr="00CD4D67">
        <w:rPr>
          <w:rFonts w:ascii="Times New Roman" w:eastAsia="Times New Roman" w:hAnsi="Times New Roman" w:cs="Times New Roman"/>
          <w:b/>
          <w:sz w:val="24"/>
          <w:szCs w:val="24"/>
          <w:lang w:eastAsia="en-IN"/>
        </w:rPr>
        <w:t xml:space="preserve">Guest: </w:t>
      </w:r>
    </w:p>
    <w:p w:rsidR="00CD4D67" w:rsidRPr="00CD4D67" w:rsidRDefault="00CC6390" w:rsidP="00EA7064">
      <w:pPr>
        <w:shd w:val="clear" w:color="auto" w:fill="FFFFFF"/>
        <w:spacing w:after="0" w:line="360" w:lineRule="auto"/>
        <w:rPr>
          <w:rFonts w:ascii="Times New Roman" w:eastAsia="Times New Roman" w:hAnsi="Times New Roman" w:cs="Times New Roman"/>
          <w:b/>
          <w:sz w:val="24"/>
          <w:szCs w:val="24"/>
          <w:lang w:eastAsia="en-IN"/>
        </w:rPr>
      </w:pPr>
      <w:r w:rsidRPr="00CC6390">
        <w:rPr>
          <w:rFonts w:ascii="Times New Roman" w:eastAsia="Times New Roman" w:hAnsi="Times New Roman" w:cs="Times New Roman"/>
          <w:sz w:val="24"/>
          <w:szCs w:val="24"/>
          <w:lang w:eastAsia="en-IN"/>
        </w:rPr>
        <w:t>Guest</w:t>
      </w:r>
      <w:r w:rsidR="00CD4D67" w:rsidRPr="00CD4D67">
        <w:rPr>
          <w:rFonts w:ascii="Times New Roman" w:eastAsia="Times New Roman" w:hAnsi="Times New Roman" w:cs="Times New Roman"/>
          <w:sz w:val="24"/>
          <w:szCs w:val="24"/>
          <w:lang w:eastAsia="en-IN"/>
        </w:rPr>
        <w:t xml:space="preserve"> can search for videos</w:t>
      </w:r>
      <w:r w:rsidR="00CD4D67" w:rsidRPr="00CC6390">
        <w:rPr>
          <w:rFonts w:ascii="Times New Roman" w:eastAsia="Times New Roman" w:hAnsi="Times New Roman" w:cs="Times New Roman"/>
          <w:sz w:val="24"/>
          <w:szCs w:val="24"/>
          <w:lang w:eastAsia="en-IN"/>
        </w:rPr>
        <w:t xml:space="preserve"> watch videos.</w:t>
      </w:r>
    </w:p>
    <w:p w:rsidR="00CC6390" w:rsidRPr="00CC6390" w:rsidRDefault="00CD4D67" w:rsidP="00EA7064">
      <w:pPr>
        <w:shd w:val="clear" w:color="auto" w:fill="FFFFFF"/>
        <w:spacing w:after="288" w:line="360" w:lineRule="auto"/>
        <w:rPr>
          <w:rFonts w:ascii="Times New Roman" w:eastAsia="Times New Roman" w:hAnsi="Times New Roman" w:cs="Times New Roman"/>
          <w:sz w:val="24"/>
          <w:szCs w:val="24"/>
          <w:shd w:val="clear" w:color="auto" w:fill="FFFFFF"/>
          <w:lang w:eastAsia="en-IN"/>
        </w:rPr>
      </w:pPr>
      <w:r w:rsidRPr="00CC6390">
        <w:rPr>
          <w:rFonts w:ascii="Times New Roman" w:eastAsia="Times New Roman" w:hAnsi="Times New Roman" w:cs="Times New Roman"/>
          <w:sz w:val="24"/>
          <w:szCs w:val="24"/>
          <w:lang w:eastAsia="en-IN"/>
        </w:rPr>
        <w:t>They</w:t>
      </w:r>
      <w:r w:rsidRPr="00CD4D67">
        <w:rPr>
          <w:rFonts w:ascii="Times New Roman" w:eastAsia="Times New Roman" w:hAnsi="Times New Roman" w:cs="Times New Roman"/>
          <w:sz w:val="24"/>
          <w:szCs w:val="24"/>
          <w:lang w:eastAsia="en-IN"/>
        </w:rPr>
        <w:t xml:space="preserve"> can register </w:t>
      </w:r>
      <w:r w:rsidRPr="00CC6390">
        <w:rPr>
          <w:rFonts w:ascii="Times New Roman" w:eastAsia="Times New Roman" w:hAnsi="Times New Roman" w:cs="Times New Roman"/>
          <w:sz w:val="24"/>
          <w:szCs w:val="24"/>
          <w:lang w:eastAsia="en-IN"/>
        </w:rPr>
        <w:t>themselves to the site</w:t>
      </w:r>
      <w:r w:rsidRPr="00CD4D67">
        <w:rPr>
          <w:rFonts w:ascii="Times New Roman" w:eastAsia="Times New Roman" w:hAnsi="Times New Roman" w:cs="Times New Roman"/>
          <w:sz w:val="24"/>
          <w:szCs w:val="24"/>
          <w:lang w:eastAsia="en-IN"/>
        </w:rPr>
        <w:t xml:space="preserve"> and become a user</w:t>
      </w:r>
      <w:r w:rsidRPr="00CC6390">
        <w:rPr>
          <w:rFonts w:ascii="Times New Roman" w:eastAsia="Times New Roman" w:hAnsi="Times New Roman" w:cs="Times New Roman"/>
          <w:sz w:val="24"/>
          <w:szCs w:val="24"/>
          <w:lang w:eastAsia="en-IN"/>
        </w:rPr>
        <w:t>.</w:t>
      </w:r>
      <w:r w:rsidR="00CC6390" w:rsidRPr="00CC6390">
        <w:rPr>
          <w:rFonts w:ascii="Times New Roman" w:eastAsia="Times New Roman" w:hAnsi="Times New Roman" w:cs="Times New Roman"/>
          <w:sz w:val="24"/>
          <w:szCs w:val="24"/>
          <w:lang w:eastAsia="en-IN"/>
        </w:rPr>
        <w:br/>
        <w:t>They</w:t>
      </w:r>
      <w:r w:rsidR="00CC6390" w:rsidRPr="00CD4D67">
        <w:rPr>
          <w:rFonts w:ascii="Times New Roman" w:eastAsia="Times New Roman" w:hAnsi="Times New Roman" w:cs="Times New Roman"/>
          <w:sz w:val="24"/>
          <w:szCs w:val="24"/>
          <w:lang w:eastAsia="en-IN"/>
        </w:rPr>
        <w:t xml:space="preserve"> </w:t>
      </w:r>
      <w:r w:rsidR="00CC6390" w:rsidRPr="00CC6390">
        <w:rPr>
          <w:rFonts w:ascii="Times New Roman" w:eastAsia="Times New Roman" w:hAnsi="Times New Roman" w:cs="Times New Roman"/>
          <w:sz w:val="24"/>
          <w:szCs w:val="24"/>
          <w:lang w:eastAsia="en-IN"/>
        </w:rPr>
        <w:t xml:space="preserve">can </w:t>
      </w:r>
      <w:r w:rsidR="00CC6390" w:rsidRPr="00CD4D67">
        <w:rPr>
          <w:rFonts w:ascii="Times New Roman" w:eastAsia="Times New Roman" w:hAnsi="Times New Roman" w:cs="Times New Roman"/>
          <w:sz w:val="24"/>
          <w:szCs w:val="24"/>
          <w:lang w:eastAsia="en-IN"/>
        </w:rPr>
        <w:t>watch videos of other citizens</w:t>
      </w:r>
      <w:r w:rsidR="00CC6390" w:rsidRPr="00CC6390">
        <w:rPr>
          <w:rFonts w:ascii="Times New Roman" w:eastAsia="Times New Roman" w:hAnsi="Times New Roman" w:cs="Times New Roman"/>
          <w:sz w:val="24"/>
          <w:szCs w:val="24"/>
          <w:lang w:eastAsia="en-IN"/>
        </w:rPr>
        <w:t>.</w:t>
      </w:r>
      <w:r w:rsidR="00CC6390" w:rsidRPr="00CC6390">
        <w:rPr>
          <w:rFonts w:ascii="Times New Roman" w:eastAsia="Times New Roman" w:hAnsi="Times New Roman" w:cs="Times New Roman"/>
          <w:sz w:val="24"/>
          <w:szCs w:val="24"/>
          <w:lang w:eastAsia="en-IN"/>
        </w:rPr>
        <w:br/>
        <w:t>T</w:t>
      </w:r>
      <w:r w:rsidR="00CC6390" w:rsidRPr="00CD4D67">
        <w:rPr>
          <w:rFonts w:ascii="Times New Roman" w:eastAsia="Times New Roman" w:hAnsi="Times New Roman" w:cs="Times New Roman"/>
          <w:sz w:val="24"/>
          <w:szCs w:val="24"/>
          <w:lang w:eastAsia="en-IN"/>
        </w:rPr>
        <w:t>hey can</w:t>
      </w:r>
      <w:r w:rsidR="00CC6390" w:rsidRPr="00CC6390">
        <w:rPr>
          <w:rFonts w:ascii="Times New Roman" w:eastAsia="Times New Roman" w:hAnsi="Times New Roman" w:cs="Times New Roman"/>
          <w:sz w:val="24"/>
          <w:szCs w:val="24"/>
          <w:lang w:eastAsia="en-IN"/>
        </w:rPr>
        <w:t>not</w:t>
      </w:r>
      <w:r w:rsidR="00CC6390" w:rsidRPr="00CD4D67">
        <w:rPr>
          <w:rFonts w:ascii="Times New Roman" w:eastAsia="Times New Roman" w:hAnsi="Times New Roman" w:cs="Times New Roman"/>
          <w:sz w:val="24"/>
          <w:szCs w:val="24"/>
          <w:lang w:eastAsia="en-IN"/>
        </w:rPr>
        <w:t xml:space="preserve"> vote a video </w:t>
      </w:r>
      <w:r w:rsidR="00CC6390" w:rsidRPr="00CC6390">
        <w:rPr>
          <w:rFonts w:ascii="Times New Roman" w:eastAsia="Times New Roman" w:hAnsi="Times New Roman" w:cs="Times New Roman"/>
          <w:sz w:val="24"/>
          <w:szCs w:val="24"/>
          <w:lang w:eastAsia="en-IN"/>
        </w:rPr>
        <w:t>as like or dislike.</w:t>
      </w:r>
      <w:r w:rsidR="00CC6390" w:rsidRPr="00CC6390">
        <w:rPr>
          <w:rFonts w:ascii="Times New Roman" w:eastAsia="Times New Roman" w:hAnsi="Times New Roman" w:cs="Times New Roman"/>
          <w:sz w:val="24"/>
          <w:szCs w:val="24"/>
          <w:lang w:eastAsia="en-IN"/>
        </w:rPr>
        <w:br/>
        <w:t>They cannot post</w:t>
      </w:r>
      <w:r w:rsidR="00CC6390" w:rsidRPr="00CD4D67">
        <w:rPr>
          <w:rFonts w:ascii="Times New Roman" w:eastAsia="Times New Roman" w:hAnsi="Times New Roman" w:cs="Times New Roman"/>
          <w:sz w:val="24"/>
          <w:szCs w:val="24"/>
          <w:lang w:eastAsia="en-IN"/>
        </w:rPr>
        <w:t xml:space="preserve"> comments on videos and replies to others comments</w:t>
      </w:r>
      <w:r w:rsidR="00CC6390" w:rsidRPr="00CC6390">
        <w:rPr>
          <w:rFonts w:ascii="Times New Roman" w:eastAsia="Times New Roman" w:hAnsi="Times New Roman" w:cs="Times New Roman"/>
          <w:sz w:val="24"/>
          <w:szCs w:val="24"/>
          <w:lang w:eastAsia="en-IN"/>
        </w:rPr>
        <w:t xml:space="preserve"> but they can read them</w:t>
      </w:r>
      <w:r w:rsidR="00CC6390" w:rsidRPr="00CD4D67">
        <w:rPr>
          <w:rFonts w:ascii="Times New Roman" w:eastAsia="Times New Roman" w:hAnsi="Times New Roman" w:cs="Times New Roman"/>
          <w:sz w:val="24"/>
          <w:szCs w:val="24"/>
          <w:lang w:eastAsia="en-IN"/>
        </w:rPr>
        <w:t>.</w:t>
      </w:r>
      <w:r w:rsidR="00CC6390" w:rsidRPr="00CC6390">
        <w:rPr>
          <w:rFonts w:ascii="Times New Roman" w:eastAsia="Times New Roman" w:hAnsi="Times New Roman" w:cs="Times New Roman"/>
          <w:sz w:val="24"/>
          <w:szCs w:val="24"/>
          <w:lang w:eastAsia="en-IN"/>
        </w:rPr>
        <w:br/>
      </w:r>
    </w:p>
    <w:p w:rsidR="00CC6390" w:rsidRPr="00CC6390" w:rsidRDefault="00CC6390" w:rsidP="00EA7064">
      <w:pPr>
        <w:spacing w:line="360" w:lineRule="auto"/>
        <w:rPr>
          <w:rFonts w:ascii="Times New Roman" w:eastAsia="Times New Roman" w:hAnsi="Times New Roman" w:cs="Times New Roman"/>
          <w:sz w:val="24"/>
          <w:szCs w:val="24"/>
          <w:shd w:val="clear" w:color="auto" w:fill="FFFFFF"/>
          <w:lang w:eastAsia="en-IN"/>
        </w:rPr>
      </w:pPr>
      <w:r w:rsidRPr="00CC6390">
        <w:rPr>
          <w:rFonts w:ascii="Times New Roman" w:eastAsia="Times New Roman" w:hAnsi="Times New Roman" w:cs="Times New Roman"/>
          <w:sz w:val="24"/>
          <w:szCs w:val="24"/>
          <w:shd w:val="clear" w:color="auto" w:fill="FFFFFF"/>
          <w:lang w:eastAsia="en-IN"/>
        </w:rPr>
        <w:br w:type="page"/>
      </w:r>
    </w:p>
    <w:p w:rsidR="00CC6390" w:rsidRPr="00EA7064" w:rsidRDefault="00CC6390" w:rsidP="00EA7064">
      <w:pPr>
        <w:pStyle w:val="NormalWeb"/>
        <w:shd w:val="clear" w:color="auto" w:fill="FFFFFF"/>
        <w:spacing w:before="0" w:beforeAutospacing="0" w:after="0" w:afterAutospacing="0" w:line="360" w:lineRule="auto"/>
        <w:rPr>
          <w:rStyle w:val="Strong"/>
          <w:sz w:val="32"/>
          <w:u w:val="single"/>
        </w:rPr>
      </w:pPr>
      <w:r w:rsidRPr="00EA7064">
        <w:rPr>
          <w:rStyle w:val="Strong"/>
          <w:sz w:val="32"/>
          <w:u w:val="single"/>
        </w:rPr>
        <w:lastRenderedPageBreak/>
        <w:t>Requirement gathering</w:t>
      </w:r>
    </w:p>
    <w:p w:rsidR="00CC6390" w:rsidRPr="00CC6390" w:rsidRDefault="00CC6390" w:rsidP="00EA7064">
      <w:pPr>
        <w:pStyle w:val="NormalWeb"/>
        <w:shd w:val="clear" w:color="auto" w:fill="FFFFFF"/>
        <w:spacing w:before="0" w:beforeAutospacing="0" w:after="0" w:afterAutospacing="0" w:line="360" w:lineRule="auto"/>
        <w:rPr>
          <w:b/>
        </w:rPr>
      </w:pPr>
      <w:r w:rsidRPr="00CC6390">
        <w:rPr>
          <w:rStyle w:val="Strong"/>
          <w:sz w:val="28"/>
        </w:rPr>
        <w:br/>
      </w:r>
      <w:r w:rsidRPr="00CC6390">
        <w:rPr>
          <w:b/>
          <w:sz w:val="28"/>
        </w:rPr>
        <w:t>Questioner</w:t>
      </w:r>
    </w:p>
    <w:p w:rsidR="00CC6390" w:rsidRPr="00CC6390" w:rsidRDefault="00CC6390" w:rsidP="00EA7064">
      <w:pPr>
        <w:pStyle w:val="NormalWeb"/>
        <w:shd w:val="clear" w:color="auto" w:fill="FFFFFF"/>
        <w:spacing w:before="0" w:beforeAutospacing="0" w:after="0" w:afterAutospacing="0" w:line="360" w:lineRule="auto"/>
        <w:rPr>
          <w:b/>
        </w:rPr>
      </w:pPr>
      <w:r w:rsidRPr="00CC6390">
        <w:rPr>
          <w:b/>
        </w:rPr>
        <w:t>Definition</w:t>
      </w:r>
    </w:p>
    <w:p w:rsidR="00CC6390" w:rsidRPr="00CC6390" w:rsidRDefault="00CC6390" w:rsidP="00EA7064">
      <w:pPr>
        <w:pStyle w:val="NormalWeb"/>
        <w:shd w:val="clear" w:color="auto" w:fill="FFFFFF"/>
        <w:spacing w:before="0" w:beforeAutospacing="0" w:after="0" w:afterAutospacing="0" w:line="360" w:lineRule="auto"/>
      </w:pPr>
      <w:r w:rsidRPr="00CC6390">
        <w:t>A Questionnaire is a research instrument consisting of a series of Questions and other prompts for the purpose of gathering information from respondents. Although they are often designed for statistical analysis of the responses.</w:t>
      </w:r>
    </w:p>
    <w:p w:rsidR="00CC6390" w:rsidRPr="00CC6390" w:rsidRDefault="00CC6390" w:rsidP="00EA7064">
      <w:pPr>
        <w:pStyle w:val="NormalWeb"/>
        <w:shd w:val="clear" w:color="auto" w:fill="FFFFFF"/>
        <w:spacing w:before="0" w:beforeAutospacing="0" w:after="0" w:afterAutospacing="0" w:line="360" w:lineRule="auto"/>
      </w:pPr>
    </w:p>
    <w:p w:rsidR="00CC6390" w:rsidRPr="00CC6390" w:rsidRDefault="00CC6390" w:rsidP="00EA7064">
      <w:pPr>
        <w:pStyle w:val="NormalWeb"/>
        <w:shd w:val="clear" w:color="auto" w:fill="FFFFFF"/>
        <w:spacing w:before="0" w:beforeAutospacing="0" w:after="0" w:afterAutospacing="0" w:line="360" w:lineRule="auto"/>
        <w:rPr>
          <w:b/>
        </w:rPr>
      </w:pPr>
      <w:r w:rsidRPr="00CC6390">
        <w:rPr>
          <w:b/>
        </w:rPr>
        <w:t>Advantage</w:t>
      </w:r>
    </w:p>
    <w:p w:rsidR="00CC6390" w:rsidRPr="00CC6390" w:rsidRDefault="00CC6390" w:rsidP="00EA7064">
      <w:pPr>
        <w:pStyle w:val="NormalWeb"/>
        <w:shd w:val="clear" w:color="auto" w:fill="FFFFFF"/>
        <w:spacing w:before="0" w:beforeAutospacing="0" w:after="0" w:afterAutospacing="0" w:line="360" w:lineRule="auto"/>
      </w:pPr>
      <w:r w:rsidRPr="00CC6390">
        <w:t>Questionnaires have advantages over some other types of surveys in that they are cheap, do not require as much effort from the Questioner as verbal or telephone surveys, and often have standardized answers that make it simple to compile data. However, such standardized answers may frustrate users. Questionnaires are also sharply limited by the fact that respondents must be able to read the Questions and respond to them.</w:t>
      </w:r>
    </w:p>
    <w:p w:rsidR="00CC6390" w:rsidRPr="00CC6390" w:rsidRDefault="00CC6390" w:rsidP="00EA7064">
      <w:pPr>
        <w:pStyle w:val="NormalWeb"/>
        <w:shd w:val="clear" w:color="auto" w:fill="FFFFFF"/>
        <w:spacing w:before="0" w:beforeAutospacing="0" w:after="0" w:afterAutospacing="0" w:line="360" w:lineRule="auto"/>
      </w:pPr>
    </w:p>
    <w:p w:rsidR="00CC6390" w:rsidRPr="00CC6390" w:rsidRDefault="00CC6390" w:rsidP="00EA7064">
      <w:pPr>
        <w:spacing w:line="360" w:lineRule="auto"/>
        <w:rPr>
          <w:rFonts w:ascii="Times New Roman" w:eastAsia="Times New Roman" w:hAnsi="Times New Roman" w:cs="Times New Roman"/>
          <w:sz w:val="24"/>
          <w:szCs w:val="24"/>
          <w:lang w:eastAsia="en-IN"/>
        </w:rPr>
      </w:pPr>
      <w:r w:rsidRPr="00CC6390">
        <w:rPr>
          <w:rFonts w:ascii="Times New Roman" w:hAnsi="Times New Roman" w:cs="Times New Roman"/>
        </w:rPr>
        <w:br w:type="page"/>
      </w:r>
    </w:p>
    <w:p w:rsidR="00CC6390" w:rsidRPr="00EA7064" w:rsidRDefault="00CC6390" w:rsidP="00EA7064">
      <w:pPr>
        <w:spacing w:line="360" w:lineRule="auto"/>
        <w:jc w:val="center"/>
        <w:rPr>
          <w:rFonts w:ascii="Times New Roman" w:hAnsi="Times New Roman" w:cs="Times New Roman"/>
          <w:b/>
          <w:sz w:val="28"/>
          <w:szCs w:val="32"/>
        </w:rPr>
      </w:pPr>
      <w:bookmarkStart w:id="34" w:name="OLE_LINK5"/>
      <w:r w:rsidRPr="00EA7064">
        <w:rPr>
          <w:rFonts w:ascii="Times New Roman" w:hAnsi="Times New Roman" w:cs="Times New Roman"/>
          <w:b/>
          <w:sz w:val="28"/>
          <w:szCs w:val="32"/>
        </w:rPr>
        <w:lastRenderedPageBreak/>
        <w:t xml:space="preserve">QUESTIONNAIRE </w:t>
      </w:r>
      <w:bookmarkEnd w:id="34"/>
      <w:r w:rsidRPr="00EA7064">
        <w:rPr>
          <w:rFonts w:ascii="Times New Roman" w:hAnsi="Times New Roman" w:cs="Times New Roman"/>
          <w:b/>
          <w:sz w:val="28"/>
          <w:szCs w:val="32"/>
        </w:rPr>
        <w:t>- Video Streaming Site</w:t>
      </w:r>
    </w:p>
    <w:p w:rsidR="00CC6390" w:rsidRPr="00EA7064" w:rsidRDefault="00CC6390" w:rsidP="00EA7064">
      <w:pPr>
        <w:spacing w:line="360" w:lineRule="auto"/>
        <w:rPr>
          <w:rFonts w:ascii="Times New Roman" w:hAnsi="Times New Roman" w:cs="Times New Roman"/>
          <w:sz w:val="24"/>
          <w:szCs w:val="28"/>
        </w:rPr>
      </w:pPr>
      <w:r w:rsidRPr="00EA7064">
        <w:rPr>
          <w:rFonts w:ascii="Times New Roman" w:hAnsi="Times New Roman" w:cs="Times New Roman"/>
          <w:b/>
          <w:sz w:val="24"/>
          <w:szCs w:val="28"/>
        </w:rPr>
        <w:t>Ques. 1:</w:t>
      </w:r>
      <w:r w:rsidRPr="00EA7064">
        <w:rPr>
          <w:rFonts w:ascii="Times New Roman" w:hAnsi="Times New Roman" w:cs="Times New Roman"/>
          <w:sz w:val="24"/>
          <w:szCs w:val="28"/>
        </w:rPr>
        <w:t xml:space="preserve"> Have you ever used any online </w:t>
      </w:r>
      <w:bookmarkStart w:id="35" w:name="OLE_LINK4"/>
      <w:r w:rsidRPr="00EA7064">
        <w:rPr>
          <w:rFonts w:ascii="Times New Roman" w:hAnsi="Times New Roman" w:cs="Times New Roman"/>
          <w:sz w:val="24"/>
          <w:szCs w:val="28"/>
        </w:rPr>
        <w:t>Video streaming site</w:t>
      </w:r>
      <w:bookmarkEnd w:id="35"/>
      <w:r w:rsidRPr="00EA7064">
        <w:rPr>
          <w:rFonts w:ascii="Times New Roman" w:hAnsi="Times New Roman" w:cs="Times New Roman"/>
          <w:sz w:val="24"/>
          <w:szCs w:val="28"/>
        </w:rPr>
        <w:t>?</w:t>
      </w:r>
    </w:p>
    <w:p w:rsidR="00CC6390" w:rsidRPr="00EA7064" w:rsidRDefault="00CC6390" w:rsidP="00EA7064">
      <w:pPr>
        <w:pStyle w:val="ListParagraph1"/>
        <w:numPr>
          <w:ilvl w:val="0"/>
          <w:numId w:val="8"/>
        </w:numPr>
        <w:spacing w:line="360" w:lineRule="auto"/>
        <w:rPr>
          <w:rFonts w:ascii="Times New Roman"/>
          <w:sz w:val="24"/>
          <w:szCs w:val="28"/>
        </w:rPr>
      </w:pPr>
      <w:r w:rsidRPr="00EA7064">
        <w:rPr>
          <w:rFonts w:ascii="Times New Roman"/>
          <w:sz w:val="24"/>
          <w:szCs w:val="28"/>
        </w:rPr>
        <w:t>Yes</w:t>
      </w:r>
    </w:p>
    <w:p w:rsidR="00CC6390" w:rsidRPr="00EA7064" w:rsidRDefault="00CC6390" w:rsidP="00EA7064">
      <w:pPr>
        <w:pStyle w:val="ListParagraph1"/>
        <w:numPr>
          <w:ilvl w:val="0"/>
          <w:numId w:val="8"/>
        </w:numPr>
        <w:spacing w:line="360" w:lineRule="auto"/>
        <w:rPr>
          <w:rFonts w:ascii="Times New Roman"/>
          <w:sz w:val="24"/>
          <w:szCs w:val="28"/>
        </w:rPr>
      </w:pPr>
      <w:r w:rsidRPr="00EA7064">
        <w:rPr>
          <w:rFonts w:ascii="Times New Roman"/>
          <w:sz w:val="24"/>
          <w:szCs w:val="28"/>
        </w:rPr>
        <w:t>No</w:t>
      </w:r>
    </w:p>
    <w:p w:rsidR="00CC6390" w:rsidRPr="00EA7064" w:rsidRDefault="00CC6390" w:rsidP="00EA7064">
      <w:pPr>
        <w:pStyle w:val="ListParagraph1"/>
        <w:spacing w:line="360" w:lineRule="auto"/>
        <w:ind w:left="0"/>
        <w:rPr>
          <w:rFonts w:ascii="Times New Roman"/>
          <w:sz w:val="24"/>
          <w:szCs w:val="28"/>
        </w:rPr>
      </w:pPr>
    </w:p>
    <w:p w:rsidR="00CC6390" w:rsidRPr="00EA7064" w:rsidRDefault="00CC6390" w:rsidP="00EA7064">
      <w:pPr>
        <w:pStyle w:val="ListParagraph1"/>
        <w:spacing w:line="360" w:lineRule="auto"/>
        <w:ind w:left="0"/>
        <w:rPr>
          <w:rFonts w:ascii="Times New Roman"/>
          <w:sz w:val="24"/>
          <w:szCs w:val="28"/>
        </w:rPr>
      </w:pPr>
      <w:r w:rsidRPr="00EA7064">
        <w:rPr>
          <w:rFonts w:ascii="Times New Roman"/>
          <w:b/>
          <w:sz w:val="24"/>
          <w:szCs w:val="28"/>
        </w:rPr>
        <w:t>Ques. 2:</w:t>
      </w:r>
      <w:r w:rsidRPr="00EA7064">
        <w:rPr>
          <w:rFonts w:ascii="Times New Roman"/>
          <w:sz w:val="24"/>
          <w:szCs w:val="28"/>
        </w:rPr>
        <w:t xml:space="preserve"> How much </w:t>
      </w:r>
      <w:r w:rsidRPr="00EA7064">
        <w:rPr>
          <w:rFonts w:ascii="Times New Roman"/>
          <w:sz w:val="24"/>
          <w:szCs w:val="28"/>
          <w:lang w:val="en-IN"/>
        </w:rPr>
        <w:t xml:space="preserve">hours </w:t>
      </w:r>
      <w:r w:rsidRPr="00EA7064">
        <w:rPr>
          <w:rFonts w:ascii="Times New Roman"/>
          <w:sz w:val="24"/>
          <w:szCs w:val="28"/>
        </w:rPr>
        <w:t xml:space="preserve">do you usually spend on online </w:t>
      </w:r>
      <w:r w:rsidRPr="00EA7064">
        <w:rPr>
          <w:rFonts w:ascii="Times New Roman"/>
          <w:sz w:val="24"/>
          <w:szCs w:val="28"/>
          <w:lang w:val="en-IN"/>
        </w:rPr>
        <w:t>video streaming</w:t>
      </w:r>
      <w:r w:rsidRPr="00EA7064">
        <w:rPr>
          <w:rFonts w:ascii="Times New Roman"/>
          <w:sz w:val="24"/>
          <w:szCs w:val="28"/>
        </w:rPr>
        <w:t xml:space="preserve"> per </w:t>
      </w:r>
      <w:r w:rsidRPr="00EA7064">
        <w:rPr>
          <w:rFonts w:ascii="Times New Roman"/>
          <w:sz w:val="24"/>
          <w:szCs w:val="28"/>
          <w:lang w:val="en-IN"/>
        </w:rPr>
        <w:t>day</w:t>
      </w:r>
      <w:r w:rsidRPr="00EA7064">
        <w:rPr>
          <w:rFonts w:ascii="Times New Roman"/>
          <w:sz w:val="24"/>
          <w:szCs w:val="28"/>
        </w:rPr>
        <w:t>?</w:t>
      </w:r>
    </w:p>
    <w:p w:rsidR="00CC6390" w:rsidRPr="00EA7064" w:rsidRDefault="00CC6390" w:rsidP="00EA7064">
      <w:pPr>
        <w:pStyle w:val="ListParagraph1"/>
        <w:numPr>
          <w:ilvl w:val="0"/>
          <w:numId w:val="9"/>
        </w:numPr>
        <w:spacing w:line="360" w:lineRule="auto"/>
        <w:rPr>
          <w:rFonts w:ascii="Times New Roman"/>
          <w:sz w:val="24"/>
          <w:szCs w:val="28"/>
        </w:rPr>
      </w:pPr>
      <w:r w:rsidRPr="00EA7064">
        <w:rPr>
          <w:rFonts w:ascii="Times New Roman"/>
          <w:sz w:val="24"/>
          <w:szCs w:val="28"/>
        </w:rPr>
        <w:t xml:space="preserve">Less than </w:t>
      </w:r>
      <w:r w:rsidRPr="00EA7064">
        <w:rPr>
          <w:rFonts w:ascii="Times New Roman"/>
          <w:sz w:val="24"/>
          <w:szCs w:val="28"/>
          <w:lang w:val="en-IN"/>
        </w:rPr>
        <w:t>1hr</w:t>
      </w:r>
    </w:p>
    <w:p w:rsidR="00CC6390" w:rsidRPr="00EA7064" w:rsidRDefault="00CC6390" w:rsidP="00EA7064">
      <w:pPr>
        <w:pStyle w:val="ListParagraph1"/>
        <w:numPr>
          <w:ilvl w:val="0"/>
          <w:numId w:val="9"/>
        </w:numPr>
        <w:spacing w:line="360" w:lineRule="auto"/>
        <w:rPr>
          <w:rFonts w:ascii="Times New Roman"/>
          <w:sz w:val="24"/>
          <w:szCs w:val="28"/>
        </w:rPr>
      </w:pPr>
      <w:r w:rsidRPr="00EA7064">
        <w:rPr>
          <w:rFonts w:ascii="Times New Roman"/>
          <w:sz w:val="24"/>
          <w:szCs w:val="28"/>
          <w:lang w:val="en-IN"/>
        </w:rPr>
        <w:t>2hr - 4hr</w:t>
      </w:r>
    </w:p>
    <w:p w:rsidR="00CC6390" w:rsidRPr="00EA7064" w:rsidRDefault="00CC6390" w:rsidP="00EA7064">
      <w:pPr>
        <w:pStyle w:val="ListParagraph1"/>
        <w:numPr>
          <w:ilvl w:val="0"/>
          <w:numId w:val="9"/>
        </w:numPr>
        <w:spacing w:line="360" w:lineRule="auto"/>
        <w:rPr>
          <w:rFonts w:ascii="Times New Roman"/>
          <w:sz w:val="24"/>
          <w:szCs w:val="28"/>
        </w:rPr>
      </w:pPr>
      <w:r w:rsidRPr="00EA7064">
        <w:rPr>
          <w:rFonts w:ascii="Times New Roman"/>
          <w:sz w:val="24"/>
          <w:szCs w:val="28"/>
          <w:lang w:val="en-IN"/>
        </w:rPr>
        <w:t>4hr - 6hr</w:t>
      </w:r>
    </w:p>
    <w:p w:rsidR="00CC6390" w:rsidRPr="00EA7064" w:rsidRDefault="00CC6390" w:rsidP="00EA7064">
      <w:pPr>
        <w:pStyle w:val="ListParagraph1"/>
        <w:numPr>
          <w:ilvl w:val="0"/>
          <w:numId w:val="9"/>
        </w:numPr>
        <w:spacing w:line="360" w:lineRule="auto"/>
        <w:rPr>
          <w:rFonts w:ascii="Times New Roman"/>
          <w:sz w:val="24"/>
          <w:szCs w:val="28"/>
        </w:rPr>
      </w:pPr>
      <w:r w:rsidRPr="00EA7064">
        <w:rPr>
          <w:rFonts w:ascii="Times New Roman"/>
          <w:sz w:val="24"/>
          <w:szCs w:val="28"/>
          <w:lang w:val="en-IN"/>
        </w:rPr>
        <w:t>6hr or more</w:t>
      </w:r>
    </w:p>
    <w:p w:rsidR="00CC6390" w:rsidRPr="00EA7064" w:rsidRDefault="00CC6390" w:rsidP="00EA7064">
      <w:pPr>
        <w:pStyle w:val="ListParagraph1"/>
        <w:spacing w:line="360" w:lineRule="auto"/>
        <w:ind w:left="0"/>
        <w:rPr>
          <w:rFonts w:ascii="Times New Roman"/>
          <w:sz w:val="24"/>
          <w:szCs w:val="28"/>
        </w:rPr>
      </w:pPr>
    </w:p>
    <w:p w:rsidR="00CC6390" w:rsidRPr="00EA7064" w:rsidRDefault="00CC6390" w:rsidP="00EA7064">
      <w:pPr>
        <w:pStyle w:val="ListParagraph1"/>
        <w:spacing w:line="360" w:lineRule="auto"/>
        <w:ind w:left="0"/>
        <w:rPr>
          <w:rFonts w:ascii="Times New Roman"/>
          <w:sz w:val="24"/>
          <w:szCs w:val="28"/>
        </w:rPr>
      </w:pPr>
      <w:r w:rsidRPr="00EA7064">
        <w:rPr>
          <w:rFonts w:ascii="Times New Roman"/>
          <w:b/>
          <w:sz w:val="24"/>
          <w:szCs w:val="28"/>
        </w:rPr>
        <w:t xml:space="preserve">Ques. 3: </w:t>
      </w:r>
      <w:r w:rsidRPr="00EA7064">
        <w:rPr>
          <w:rFonts w:ascii="Times New Roman"/>
          <w:sz w:val="24"/>
          <w:szCs w:val="28"/>
        </w:rPr>
        <w:t xml:space="preserve">Which type of </w:t>
      </w:r>
      <w:r w:rsidRPr="00EA7064">
        <w:rPr>
          <w:rFonts w:ascii="Times New Roman"/>
          <w:sz w:val="24"/>
          <w:szCs w:val="28"/>
          <w:lang w:val="en-IN"/>
        </w:rPr>
        <w:t xml:space="preserve">videos </w:t>
      </w:r>
      <w:r w:rsidRPr="00EA7064">
        <w:rPr>
          <w:rFonts w:ascii="Times New Roman"/>
          <w:sz w:val="24"/>
          <w:szCs w:val="28"/>
        </w:rPr>
        <w:t xml:space="preserve">do you prefer </w:t>
      </w:r>
      <w:r w:rsidRPr="00EA7064">
        <w:rPr>
          <w:rFonts w:ascii="Times New Roman"/>
          <w:sz w:val="24"/>
          <w:szCs w:val="28"/>
          <w:lang w:val="en-IN"/>
        </w:rPr>
        <w:t>to watch</w:t>
      </w:r>
      <w:r w:rsidRPr="00EA7064">
        <w:rPr>
          <w:rFonts w:ascii="Times New Roman"/>
          <w:sz w:val="24"/>
          <w:szCs w:val="28"/>
        </w:rPr>
        <w:t xml:space="preserve"> online?</w:t>
      </w:r>
    </w:p>
    <w:p w:rsidR="00CC6390" w:rsidRPr="00EA7064" w:rsidRDefault="00CC6390" w:rsidP="00EA7064">
      <w:pPr>
        <w:pStyle w:val="ListParagraph1"/>
        <w:numPr>
          <w:ilvl w:val="0"/>
          <w:numId w:val="10"/>
        </w:numPr>
        <w:spacing w:line="360" w:lineRule="auto"/>
        <w:rPr>
          <w:rFonts w:ascii="Times New Roman"/>
          <w:sz w:val="24"/>
          <w:szCs w:val="28"/>
        </w:rPr>
      </w:pPr>
      <w:r w:rsidRPr="00EA7064">
        <w:rPr>
          <w:rFonts w:ascii="Times New Roman"/>
          <w:sz w:val="24"/>
          <w:szCs w:val="28"/>
          <w:lang w:val="en-IN"/>
        </w:rPr>
        <w:t>Educational</w:t>
      </w:r>
    </w:p>
    <w:p w:rsidR="00CC6390" w:rsidRPr="00EA7064" w:rsidRDefault="00CC6390" w:rsidP="00EA7064">
      <w:pPr>
        <w:pStyle w:val="ListParagraph1"/>
        <w:numPr>
          <w:ilvl w:val="0"/>
          <w:numId w:val="10"/>
        </w:numPr>
        <w:spacing w:line="360" w:lineRule="auto"/>
        <w:rPr>
          <w:rFonts w:ascii="Times New Roman"/>
          <w:sz w:val="24"/>
          <w:szCs w:val="28"/>
        </w:rPr>
      </w:pPr>
      <w:r w:rsidRPr="00EA7064">
        <w:rPr>
          <w:rFonts w:ascii="Times New Roman"/>
          <w:sz w:val="24"/>
          <w:szCs w:val="28"/>
          <w:lang w:val="en-IN"/>
        </w:rPr>
        <w:t>Gaming</w:t>
      </w:r>
    </w:p>
    <w:p w:rsidR="00CC6390" w:rsidRPr="00EA7064" w:rsidRDefault="00CC6390" w:rsidP="00EA7064">
      <w:pPr>
        <w:pStyle w:val="ListParagraph1"/>
        <w:numPr>
          <w:ilvl w:val="0"/>
          <w:numId w:val="10"/>
        </w:numPr>
        <w:spacing w:line="360" w:lineRule="auto"/>
        <w:rPr>
          <w:rFonts w:ascii="Times New Roman"/>
          <w:sz w:val="24"/>
          <w:szCs w:val="28"/>
        </w:rPr>
      </w:pPr>
      <w:r w:rsidRPr="00EA7064">
        <w:rPr>
          <w:rFonts w:ascii="Times New Roman"/>
          <w:sz w:val="24"/>
          <w:szCs w:val="28"/>
          <w:lang w:val="en-IN"/>
        </w:rPr>
        <w:t>Technical</w:t>
      </w:r>
    </w:p>
    <w:p w:rsidR="00CC6390" w:rsidRPr="00EA7064" w:rsidRDefault="00CC6390" w:rsidP="00EA7064">
      <w:pPr>
        <w:pStyle w:val="ListParagraph1"/>
        <w:numPr>
          <w:ilvl w:val="0"/>
          <w:numId w:val="10"/>
        </w:numPr>
        <w:spacing w:line="360" w:lineRule="auto"/>
        <w:rPr>
          <w:rFonts w:ascii="Times New Roman"/>
          <w:sz w:val="24"/>
          <w:szCs w:val="28"/>
        </w:rPr>
      </w:pPr>
      <w:r w:rsidRPr="00EA7064">
        <w:rPr>
          <w:rFonts w:ascii="Times New Roman"/>
          <w:sz w:val="24"/>
          <w:szCs w:val="28"/>
          <w:lang w:val="en-IN"/>
        </w:rPr>
        <w:t>Movies and songs</w:t>
      </w:r>
    </w:p>
    <w:p w:rsidR="00CC6390" w:rsidRPr="00EA7064" w:rsidRDefault="00CC6390" w:rsidP="00EA7064">
      <w:pPr>
        <w:pStyle w:val="ListParagraph1"/>
        <w:numPr>
          <w:ilvl w:val="0"/>
          <w:numId w:val="10"/>
        </w:numPr>
        <w:spacing w:line="360" w:lineRule="auto"/>
        <w:rPr>
          <w:rFonts w:ascii="Times New Roman"/>
          <w:sz w:val="24"/>
          <w:szCs w:val="28"/>
        </w:rPr>
      </w:pPr>
      <w:r w:rsidRPr="00EA7064">
        <w:rPr>
          <w:rFonts w:ascii="Times New Roman"/>
          <w:sz w:val="24"/>
          <w:szCs w:val="28"/>
        </w:rPr>
        <w:t>Other</w:t>
      </w:r>
      <w:r w:rsidRPr="00EA7064">
        <w:rPr>
          <w:rFonts w:ascii="Times New Roman"/>
          <w:sz w:val="24"/>
          <w:szCs w:val="28"/>
          <w:lang w:val="en-IN"/>
        </w:rPr>
        <w:t xml:space="preserve"> __________</w:t>
      </w:r>
    </w:p>
    <w:p w:rsidR="00CC6390" w:rsidRPr="00EA7064" w:rsidRDefault="00CC6390" w:rsidP="00EA7064">
      <w:pPr>
        <w:pStyle w:val="ListParagraph1"/>
        <w:spacing w:line="360" w:lineRule="auto"/>
        <w:ind w:left="0"/>
        <w:rPr>
          <w:rFonts w:ascii="Times New Roman"/>
          <w:sz w:val="24"/>
          <w:szCs w:val="28"/>
        </w:rPr>
      </w:pPr>
      <w:r w:rsidRPr="00EA7064">
        <w:rPr>
          <w:rFonts w:ascii="Times New Roman"/>
          <w:b/>
          <w:sz w:val="24"/>
          <w:szCs w:val="28"/>
        </w:rPr>
        <w:br/>
        <w:t xml:space="preserve">Ques. </w:t>
      </w:r>
      <w:r w:rsidRPr="00EA7064">
        <w:rPr>
          <w:rFonts w:ascii="Times New Roman"/>
          <w:b/>
          <w:sz w:val="24"/>
          <w:szCs w:val="28"/>
          <w:lang w:val="en-IN"/>
        </w:rPr>
        <w:t>4</w:t>
      </w:r>
      <w:r w:rsidRPr="00EA7064">
        <w:rPr>
          <w:rFonts w:ascii="Times New Roman"/>
          <w:b/>
          <w:sz w:val="24"/>
          <w:szCs w:val="28"/>
        </w:rPr>
        <w:t xml:space="preserve">: </w:t>
      </w:r>
      <w:r w:rsidRPr="00EA7064">
        <w:rPr>
          <w:rFonts w:ascii="Times New Roman"/>
          <w:sz w:val="24"/>
          <w:szCs w:val="28"/>
        </w:rPr>
        <w:t xml:space="preserve">What do you like most about any online </w:t>
      </w:r>
      <w:r w:rsidRPr="00EA7064">
        <w:rPr>
          <w:rFonts w:ascii="Times New Roman"/>
          <w:sz w:val="24"/>
          <w:szCs w:val="28"/>
          <w:lang w:val="en-IN"/>
        </w:rPr>
        <w:t xml:space="preserve">Video streaming </w:t>
      </w:r>
      <w:r w:rsidRPr="00EA7064">
        <w:rPr>
          <w:rFonts w:ascii="Times New Roman"/>
          <w:sz w:val="24"/>
          <w:szCs w:val="28"/>
        </w:rPr>
        <w:t>site?</w:t>
      </w:r>
    </w:p>
    <w:p w:rsidR="00CC6390" w:rsidRPr="00EA7064" w:rsidRDefault="00CC6390" w:rsidP="00EA7064">
      <w:pPr>
        <w:pStyle w:val="ListParagraph1"/>
        <w:numPr>
          <w:ilvl w:val="0"/>
          <w:numId w:val="11"/>
        </w:numPr>
        <w:spacing w:line="360" w:lineRule="auto"/>
        <w:rPr>
          <w:rFonts w:ascii="Times New Roman"/>
          <w:sz w:val="24"/>
          <w:szCs w:val="28"/>
        </w:rPr>
      </w:pPr>
      <w:r w:rsidRPr="00EA7064">
        <w:rPr>
          <w:rFonts w:ascii="Times New Roman"/>
          <w:sz w:val="24"/>
          <w:szCs w:val="28"/>
        </w:rPr>
        <w:t>Design / GUI</w:t>
      </w:r>
    </w:p>
    <w:p w:rsidR="00CC6390" w:rsidRPr="00EA7064" w:rsidRDefault="00CC6390" w:rsidP="00EA7064">
      <w:pPr>
        <w:pStyle w:val="ListParagraph1"/>
        <w:numPr>
          <w:ilvl w:val="0"/>
          <w:numId w:val="11"/>
        </w:numPr>
        <w:spacing w:line="360" w:lineRule="auto"/>
        <w:rPr>
          <w:rFonts w:ascii="Times New Roman"/>
          <w:sz w:val="24"/>
          <w:szCs w:val="28"/>
        </w:rPr>
      </w:pPr>
      <w:r w:rsidRPr="00EA7064">
        <w:rPr>
          <w:rFonts w:ascii="Times New Roman"/>
          <w:sz w:val="24"/>
          <w:szCs w:val="28"/>
        </w:rPr>
        <w:t>Responsiveness</w:t>
      </w:r>
    </w:p>
    <w:p w:rsidR="00CC6390" w:rsidRPr="00EA7064" w:rsidRDefault="00CC6390" w:rsidP="00EA7064">
      <w:pPr>
        <w:pStyle w:val="ListParagraph1"/>
        <w:numPr>
          <w:ilvl w:val="0"/>
          <w:numId w:val="11"/>
        </w:numPr>
        <w:spacing w:line="360" w:lineRule="auto"/>
        <w:rPr>
          <w:rFonts w:ascii="Times New Roman"/>
          <w:sz w:val="24"/>
          <w:szCs w:val="28"/>
        </w:rPr>
      </w:pPr>
      <w:r w:rsidRPr="00EA7064">
        <w:rPr>
          <w:rFonts w:ascii="Times New Roman"/>
          <w:sz w:val="24"/>
          <w:szCs w:val="28"/>
        </w:rPr>
        <w:t>Streaming and buffering Speed</w:t>
      </w:r>
    </w:p>
    <w:p w:rsidR="00CC6390" w:rsidRPr="00EA7064" w:rsidRDefault="00CC6390" w:rsidP="00EA7064">
      <w:pPr>
        <w:pStyle w:val="ListParagraph1"/>
        <w:spacing w:line="360" w:lineRule="auto"/>
        <w:ind w:left="360"/>
        <w:rPr>
          <w:rFonts w:ascii="Times New Roman"/>
          <w:sz w:val="24"/>
          <w:szCs w:val="28"/>
        </w:rPr>
      </w:pPr>
    </w:p>
    <w:p w:rsidR="00CC6390" w:rsidRPr="00EA7064" w:rsidRDefault="00CC6390" w:rsidP="00EA7064">
      <w:pPr>
        <w:pStyle w:val="ListParagraph1"/>
        <w:spacing w:line="360" w:lineRule="auto"/>
        <w:ind w:left="0"/>
        <w:rPr>
          <w:rFonts w:ascii="Times New Roman"/>
          <w:sz w:val="24"/>
          <w:szCs w:val="28"/>
        </w:rPr>
      </w:pPr>
      <w:r w:rsidRPr="00EA7064">
        <w:rPr>
          <w:rFonts w:ascii="Times New Roman"/>
          <w:b/>
          <w:sz w:val="24"/>
          <w:szCs w:val="28"/>
        </w:rPr>
        <w:t xml:space="preserve">Ques. </w:t>
      </w:r>
      <w:r w:rsidRPr="00EA7064">
        <w:rPr>
          <w:rFonts w:ascii="Times New Roman"/>
          <w:b/>
          <w:sz w:val="24"/>
          <w:szCs w:val="28"/>
          <w:lang w:val="en-IN"/>
        </w:rPr>
        <w:t>5</w:t>
      </w:r>
      <w:r w:rsidRPr="00EA7064">
        <w:rPr>
          <w:rFonts w:ascii="Times New Roman"/>
          <w:b/>
          <w:sz w:val="24"/>
          <w:szCs w:val="28"/>
        </w:rPr>
        <w:t xml:space="preserve">: </w:t>
      </w:r>
      <w:r w:rsidRPr="00EA7064">
        <w:rPr>
          <w:rFonts w:ascii="Times New Roman"/>
          <w:sz w:val="24"/>
          <w:szCs w:val="28"/>
        </w:rPr>
        <w:t>Select your favorite site:</w:t>
      </w:r>
    </w:p>
    <w:p w:rsidR="00CC6390" w:rsidRPr="00EA7064" w:rsidRDefault="00CC6390" w:rsidP="00EA7064">
      <w:pPr>
        <w:pStyle w:val="ListParagraph1"/>
        <w:numPr>
          <w:ilvl w:val="0"/>
          <w:numId w:val="12"/>
        </w:numPr>
        <w:spacing w:line="360" w:lineRule="auto"/>
        <w:rPr>
          <w:rFonts w:ascii="Times New Roman"/>
          <w:sz w:val="24"/>
          <w:szCs w:val="28"/>
        </w:rPr>
      </w:pPr>
      <w:bookmarkStart w:id="36" w:name="OLE_LINK1"/>
      <w:r w:rsidRPr="00EA7064">
        <w:rPr>
          <w:rFonts w:ascii="Times New Roman"/>
          <w:sz w:val="24"/>
          <w:szCs w:val="28"/>
          <w:lang w:val="en-IN"/>
        </w:rPr>
        <w:t>YouTube</w:t>
      </w:r>
    </w:p>
    <w:bookmarkEnd w:id="36"/>
    <w:p w:rsidR="00CC6390" w:rsidRPr="00EA7064" w:rsidRDefault="00CC6390" w:rsidP="00EA7064">
      <w:pPr>
        <w:pStyle w:val="ListParagraph1"/>
        <w:numPr>
          <w:ilvl w:val="0"/>
          <w:numId w:val="12"/>
        </w:numPr>
        <w:spacing w:line="360" w:lineRule="auto"/>
        <w:rPr>
          <w:rFonts w:ascii="Times New Roman"/>
          <w:sz w:val="24"/>
          <w:szCs w:val="28"/>
          <w:lang w:val="en-IN"/>
        </w:rPr>
      </w:pPr>
      <w:r w:rsidRPr="00EA7064">
        <w:rPr>
          <w:rFonts w:ascii="Times New Roman"/>
          <w:sz w:val="24"/>
          <w:szCs w:val="28"/>
          <w:lang w:val="en-IN"/>
        </w:rPr>
        <w:t>Daily Motion</w:t>
      </w:r>
    </w:p>
    <w:p w:rsidR="00CC6390" w:rsidRPr="00EA7064" w:rsidRDefault="00CC6390" w:rsidP="00EA7064">
      <w:pPr>
        <w:pStyle w:val="ListParagraph1"/>
        <w:numPr>
          <w:ilvl w:val="0"/>
          <w:numId w:val="12"/>
        </w:numPr>
        <w:spacing w:line="360" w:lineRule="auto"/>
        <w:rPr>
          <w:rFonts w:ascii="Times New Roman"/>
          <w:sz w:val="24"/>
          <w:szCs w:val="28"/>
          <w:lang w:val="en-IN"/>
        </w:rPr>
      </w:pPr>
      <w:r w:rsidRPr="00EA7064">
        <w:rPr>
          <w:rFonts w:ascii="Times New Roman"/>
          <w:sz w:val="24"/>
          <w:szCs w:val="28"/>
          <w:lang w:val="en-IN"/>
        </w:rPr>
        <w:t>Vimeo</w:t>
      </w:r>
    </w:p>
    <w:p w:rsidR="00CC6390" w:rsidRPr="00EA7064" w:rsidRDefault="00CC6390" w:rsidP="00EA7064">
      <w:pPr>
        <w:pStyle w:val="ListParagraph1"/>
        <w:numPr>
          <w:ilvl w:val="0"/>
          <w:numId w:val="12"/>
        </w:numPr>
        <w:spacing w:line="360" w:lineRule="auto"/>
        <w:rPr>
          <w:rFonts w:ascii="Times New Roman"/>
          <w:sz w:val="24"/>
          <w:szCs w:val="28"/>
          <w:lang w:val="en-IN"/>
        </w:rPr>
      </w:pPr>
      <w:r w:rsidRPr="00EA7064">
        <w:rPr>
          <w:rFonts w:ascii="Times New Roman"/>
          <w:sz w:val="24"/>
          <w:szCs w:val="28"/>
          <w:lang w:val="en-IN"/>
        </w:rPr>
        <w:t>Facebook</w:t>
      </w:r>
    </w:p>
    <w:p w:rsidR="00CC6390" w:rsidRPr="00EA7064" w:rsidRDefault="00CC6390" w:rsidP="00EA7064">
      <w:pPr>
        <w:pStyle w:val="ListParagraph1"/>
        <w:numPr>
          <w:ilvl w:val="0"/>
          <w:numId w:val="12"/>
        </w:numPr>
        <w:spacing w:line="360" w:lineRule="auto"/>
        <w:rPr>
          <w:rFonts w:ascii="Times New Roman"/>
          <w:sz w:val="24"/>
          <w:szCs w:val="28"/>
          <w:lang w:val="en-IN"/>
        </w:rPr>
      </w:pPr>
      <w:r w:rsidRPr="00EA7064">
        <w:rPr>
          <w:rFonts w:ascii="Times New Roman"/>
          <w:sz w:val="24"/>
          <w:szCs w:val="28"/>
          <w:lang w:val="en-IN"/>
        </w:rPr>
        <w:t>Other _____________</w:t>
      </w:r>
    </w:p>
    <w:p w:rsidR="00CC6390" w:rsidRPr="00EA7064" w:rsidRDefault="00CC6390" w:rsidP="00EA7064">
      <w:pPr>
        <w:pStyle w:val="ListParagraph1"/>
        <w:spacing w:line="360" w:lineRule="auto"/>
        <w:ind w:left="0"/>
        <w:rPr>
          <w:rFonts w:ascii="Times New Roman"/>
          <w:sz w:val="24"/>
          <w:szCs w:val="28"/>
          <w:lang w:val="en-IN"/>
        </w:rPr>
      </w:pPr>
    </w:p>
    <w:p w:rsidR="00263405" w:rsidRDefault="00263405" w:rsidP="00EA7064">
      <w:pPr>
        <w:pStyle w:val="ListParagraph1"/>
        <w:spacing w:line="360" w:lineRule="auto"/>
        <w:ind w:left="0"/>
        <w:rPr>
          <w:rFonts w:ascii="Times New Roman"/>
          <w:b/>
          <w:bCs/>
          <w:sz w:val="24"/>
          <w:szCs w:val="28"/>
          <w:lang w:val="en-IN"/>
        </w:rPr>
      </w:pPr>
    </w:p>
    <w:p w:rsidR="00263405" w:rsidRDefault="00263405" w:rsidP="00EA7064">
      <w:pPr>
        <w:pStyle w:val="ListParagraph1"/>
        <w:spacing w:line="360" w:lineRule="auto"/>
        <w:ind w:left="0"/>
        <w:rPr>
          <w:rFonts w:ascii="Times New Roman"/>
          <w:b/>
          <w:bCs/>
          <w:sz w:val="24"/>
          <w:szCs w:val="28"/>
          <w:lang w:val="en-IN"/>
        </w:rPr>
      </w:pPr>
    </w:p>
    <w:p w:rsidR="00263405" w:rsidRDefault="00263405" w:rsidP="00EA7064">
      <w:pPr>
        <w:pStyle w:val="ListParagraph1"/>
        <w:spacing w:line="360" w:lineRule="auto"/>
        <w:ind w:left="0"/>
        <w:rPr>
          <w:rFonts w:ascii="Times New Roman"/>
          <w:b/>
          <w:bCs/>
          <w:sz w:val="24"/>
          <w:szCs w:val="28"/>
          <w:lang w:val="en-IN"/>
        </w:rPr>
      </w:pPr>
    </w:p>
    <w:p w:rsidR="00CC6390" w:rsidRPr="00EA7064" w:rsidRDefault="00CC6390" w:rsidP="00EA7064">
      <w:pPr>
        <w:pStyle w:val="ListParagraph1"/>
        <w:spacing w:line="360" w:lineRule="auto"/>
        <w:ind w:left="0"/>
        <w:rPr>
          <w:rFonts w:ascii="Times New Roman"/>
          <w:sz w:val="24"/>
          <w:szCs w:val="28"/>
          <w:lang w:val="en-IN"/>
        </w:rPr>
      </w:pPr>
      <w:r w:rsidRPr="00EA7064">
        <w:rPr>
          <w:rFonts w:ascii="Times New Roman"/>
          <w:b/>
          <w:bCs/>
          <w:sz w:val="24"/>
          <w:szCs w:val="28"/>
          <w:lang w:val="en-IN"/>
        </w:rPr>
        <w:lastRenderedPageBreak/>
        <w:t xml:space="preserve">Ques. 6: </w:t>
      </w:r>
      <w:r w:rsidRPr="00EA7064">
        <w:rPr>
          <w:rFonts w:ascii="Times New Roman"/>
          <w:sz w:val="24"/>
          <w:szCs w:val="28"/>
          <w:lang w:val="en-IN"/>
        </w:rPr>
        <w:t>What do you prefer, having the same site to be responsive in different devices? Or prefer having separate application for portable devices to access the same.</w:t>
      </w:r>
    </w:p>
    <w:p w:rsidR="00CC6390" w:rsidRPr="00EA7064" w:rsidRDefault="00CC6390" w:rsidP="00EA7064">
      <w:pPr>
        <w:pStyle w:val="ListParagraph"/>
        <w:numPr>
          <w:ilvl w:val="0"/>
          <w:numId w:val="13"/>
        </w:numPr>
        <w:spacing w:after="200" w:line="360" w:lineRule="auto"/>
        <w:rPr>
          <w:rFonts w:ascii="Times New Roman" w:hAnsi="Times New Roman" w:cs="Times New Roman"/>
          <w:sz w:val="24"/>
          <w:szCs w:val="28"/>
        </w:rPr>
      </w:pPr>
      <w:r w:rsidRPr="00EA7064">
        <w:rPr>
          <w:rFonts w:ascii="Times New Roman" w:hAnsi="Times New Roman" w:cs="Times New Roman"/>
          <w:sz w:val="24"/>
          <w:szCs w:val="28"/>
        </w:rPr>
        <w:t>Responsive site</w:t>
      </w:r>
    </w:p>
    <w:p w:rsidR="00CC6390" w:rsidRPr="00EA7064" w:rsidRDefault="00CC6390" w:rsidP="00EA7064">
      <w:pPr>
        <w:pStyle w:val="ListParagraph"/>
        <w:numPr>
          <w:ilvl w:val="0"/>
          <w:numId w:val="13"/>
        </w:numPr>
        <w:spacing w:after="200" w:line="360" w:lineRule="auto"/>
        <w:rPr>
          <w:rFonts w:ascii="Times New Roman" w:hAnsi="Times New Roman" w:cs="Times New Roman"/>
          <w:sz w:val="24"/>
          <w:szCs w:val="28"/>
        </w:rPr>
      </w:pPr>
      <w:r w:rsidRPr="00EA7064">
        <w:rPr>
          <w:rFonts w:ascii="Times New Roman" w:hAnsi="Times New Roman" w:cs="Times New Roman"/>
          <w:sz w:val="24"/>
          <w:szCs w:val="28"/>
        </w:rPr>
        <w:t>Separate application</w:t>
      </w:r>
    </w:p>
    <w:p w:rsidR="00CC6390" w:rsidRPr="00EA7064" w:rsidRDefault="00CC6390" w:rsidP="00EA7064">
      <w:pPr>
        <w:spacing w:line="360" w:lineRule="auto"/>
        <w:rPr>
          <w:rFonts w:ascii="Times New Roman" w:hAnsi="Times New Roman" w:cs="Times New Roman"/>
          <w:sz w:val="24"/>
          <w:szCs w:val="28"/>
        </w:rPr>
      </w:pPr>
      <w:r w:rsidRPr="00EA7064">
        <w:rPr>
          <w:rFonts w:ascii="Times New Roman" w:hAnsi="Times New Roman" w:cs="Times New Roman"/>
          <w:b/>
          <w:bCs/>
          <w:sz w:val="24"/>
          <w:szCs w:val="28"/>
        </w:rPr>
        <w:t xml:space="preserve">Ques. 7: </w:t>
      </w:r>
      <w:r w:rsidRPr="00EA7064">
        <w:rPr>
          <w:rFonts w:ascii="Times New Roman" w:hAnsi="Times New Roman" w:cs="Times New Roman"/>
          <w:sz w:val="24"/>
          <w:szCs w:val="28"/>
        </w:rPr>
        <w:t>What do you prefer more PC/Mac or Tablet/Mobile to access a video streaming site</w:t>
      </w:r>
    </w:p>
    <w:p w:rsidR="00CC6390" w:rsidRPr="00EA7064" w:rsidRDefault="00CC6390" w:rsidP="00EA7064">
      <w:pPr>
        <w:pStyle w:val="ListParagraph"/>
        <w:numPr>
          <w:ilvl w:val="0"/>
          <w:numId w:val="14"/>
        </w:numPr>
        <w:spacing w:after="200" w:line="360" w:lineRule="auto"/>
        <w:rPr>
          <w:rFonts w:ascii="Times New Roman" w:hAnsi="Times New Roman" w:cs="Times New Roman"/>
          <w:sz w:val="24"/>
          <w:szCs w:val="28"/>
        </w:rPr>
      </w:pPr>
      <w:r w:rsidRPr="00EA7064">
        <w:rPr>
          <w:rFonts w:ascii="Times New Roman" w:hAnsi="Times New Roman" w:cs="Times New Roman"/>
          <w:sz w:val="24"/>
          <w:szCs w:val="28"/>
        </w:rPr>
        <w:t>PC/Mac</w:t>
      </w:r>
    </w:p>
    <w:p w:rsidR="00CC6390" w:rsidRPr="00EA7064" w:rsidRDefault="00CC6390" w:rsidP="00EA7064">
      <w:pPr>
        <w:pStyle w:val="ListParagraph"/>
        <w:numPr>
          <w:ilvl w:val="0"/>
          <w:numId w:val="14"/>
        </w:numPr>
        <w:spacing w:after="200" w:line="360" w:lineRule="auto"/>
        <w:rPr>
          <w:rFonts w:ascii="Times New Roman" w:hAnsi="Times New Roman" w:cs="Times New Roman"/>
          <w:sz w:val="24"/>
          <w:szCs w:val="28"/>
        </w:rPr>
      </w:pPr>
      <w:r w:rsidRPr="00EA7064">
        <w:rPr>
          <w:rFonts w:ascii="Times New Roman" w:hAnsi="Times New Roman" w:cs="Times New Roman"/>
          <w:sz w:val="24"/>
          <w:szCs w:val="28"/>
        </w:rPr>
        <w:t>Tablet/Mobile</w:t>
      </w:r>
    </w:p>
    <w:p w:rsidR="00CC6390" w:rsidRPr="00EA7064" w:rsidRDefault="00CC6390" w:rsidP="00EA7064">
      <w:pPr>
        <w:spacing w:line="360" w:lineRule="auto"/>
        <w:rPr>
          <w:rFonts w:ascii="Times New Roman" w:hAnsi="Times New Roman" w:cs="Times New Roman"/>
          <w:sz w:val="24"/>
          <w:szCs w:val="28"/>
        </w:rPr>
      </w:pPr>
      <w:r w:rsidRPr="00EA7064">
        <w:rPr>
          <w:rFonts w:ascii="Times New Roman" w:hAnsi="Times New Roman" w:cs="Times New Roman"/>
          <w:b/>
          <w:bCs/>
          <w:sz w:val="24"/>
          <w:szCs w:val="28"/>
        </w:rPr>
        <w:t xml:space="preserve">Ques. 8: </w:t>
      </w:r>
      <w:bookmarkStart w:id="37" w:name="OLE_LINK3"/>
      <w:r w:rsidRPr="00EA7064">
        <w:rPr>
          <w:rFonts w:ascii="Times New Roman" w:hAnsi="Times New Roman" w:cs="Times New Roman"/>
          <w:sz w:val="24"/>
          <w:szCs w:val="28"/>
        </w:rPr>
        <w:t>Do you think</w:t>
      </w:r>
      <w:bookmarkEnd w:id="37"/>
      <w:r w:rsidRPr="00EA7064">
        <w:rPr>
          <w:rFonts w:ascii="Times New Roman" w:hAnsi="Times New Roman" w:cs="Times New Roman"/>
          <w:sz w:val="24"/>
          <w:szCs w:val="28"/>
        </w:rPr>
        <w:t xml:space="preserve"> </w:t>
      </w:r>
      <w:bookmarkStart w:id="38" w:name="OLE_LINK2"/>
      <w:r w:rsidRPr="00EA7064">
        <w:rPr>
          <w:rFonts w:ascii="Times New Roman" w:hAnsi="Times New Roman" w:cs="Times New Roman"/>
          <w:sz w:val="24"/>
          <w:szCs w:val="28"/>
        </w:rPr>
        <w:t>video streaming sites</w:t>
      </w:r>
      <w:bookmarkEnd w:id="38"/>
      <w:r w:rsidRPr="00EA7064">
        <w:rPr>
          <w:rFonts w:ascii="Times New Roman" w:hAnsi="Times New Roman" w:cs="Times New Roman"/>
          <w:sz w:val="24"/>
          <w:szCs w:val="28"/>
        </w:rPr>
        <w:t xml:space="preserve"> should also have download button to download and save videos for later offline access?</w:t>
      </w:r>
    </w:p>
    <w:p w:rsidR="00CC6390" w:rsidRPr="00EA7064" w:rsidRDefault="00CC6390" w:rsidP="00EA7064">
      <w:pPr>
        <w:pStyle w:val="ListParagraph1"/>
        <w:numPr>
          <w:ilvl w:val="0"/>
          <w:numId w:val="18"/>
        </w:numPr>
        <w:spacing w:line="360" w:lineRule="auto"/>
        <w:rPr>
          <w:rFonts w:ascii="Times New Roman"/>
          <w:sz w:val="24"/>
          <w:szCs w:val="28"/>
          <w:lang w:val="en-IN"/>
        </w:rPr>
      </w:pPr>
      <w:r w:rsidRPr="00EA7064">
        <w:rPr>
          <w:rFonts w:ascii="Times New Roman"/>
          <w:sz w:val="24"/>
          <w:szCs w:val="28"/>
          <w:lang w:val="en-IN"/>
        </w:rPr>
        <w:t>No</w:t>
      </w:r>
    </w:p>
    <w:p w:rsidR="00CC6390" w:rsidRPr="00EA7064" w:rsidRDefault="00CC6390" w:rsidP="00EA7064">
      <w:pPr>
        <w:pStyle w:val="ListParagraph1"/>
        <w:numPr>
          <w:ilvl w:val="0"/>
          <w:numId w:val="18"/>
        </w:numPr>
        <w:spacing w:line="360" w:lineRule="auto"/>
        <w:rPr>
          <w:rFonts w:ascii="Times New Roman"/>
          <w:sz w:val="24"/>
          <w:szCs w:val="28"/>
          <w:lang w:val="en-IN"/>
        </w:rPr>
      </w:pPr>
      <w:r w:rsidRPr="00EA7064">
        <w:rPr>
          <w:rFonts w:ascii="Times New Roman"/>
          <w:sz w:val="24"/>
          <w:szCs w:val="28"/>
          <w:lang w:val="en-IN"/>
        </w:rPr>
        <w:t>Yes</w:t>
      </w:r>
    </w:p>
    <w:p w:rsidR="00CC6390" w:rsidRPr="00EA7064" w:rsidRDefault="00CC6390" w:rsidP="00EA7064">
      <w:pPr>
        <w:pStyle w:val="ListParagraph1"/>
        <w:numPr>
          <w:ilvl w:val="0"/>
          <w:numId w:val="18"/>
        </w:numPr>
        <w:spacing w:line="360" w:lineRule="auto"/>
        <w:rPr>
          <w:rFonts w:ascii="Times New Roman"/>
          <w:sz w:val="24"/>
          <w:szCs w:val="28"/>
          <w:lang w:val="en-IN"/>
        </w:rPr>
      </w:pPr>
      <w:r w:rsidRPr="00EA7064">
        <w:rPr>
          <w:rFonts w:ascii="Times New Roman"/>
          <w:sz w:val="24"/>
          <w:szCs w:val="28"/>
          <w:lang w:val="en-IN"/>
        </w:rPr>
        <w:t>Downloading should be Free</w:t>
      </w:r>
    </w:p>
    <w:p w:rsidR="00CC6390" w:rsidRPr="00EA7064" w:rsidRDefault="00CC6390" w:rsidP="00EA7064">
      <w:pPr>
        <w:pStyle w:val="ListParagraph1"/>
        <w:numPr>
          <w:ilvl w:val="0"/>
          <w:numId w:val="18"/>
        </w:numPr>
        <w:spacing w:line="360" w:lineRule="auto"/>
        <w:rPr>
          <w:rFonts w:ascii="Times New Roman"/>
          <w:sz w:val="24"/>
          <w:szCs w:val="28"/>
          <w:lang w:val="en-IN"/>
        </w:rPr>
      </w:pPr>
      <w:r w:rsidRPr="00EA7064">
        <w:rPr>
          <w:rFonts w:ascii="Times New Roman"/>
          <w:sz w:val="24"/>
          <w:szCs w:val="28"/>
          <w:lang w:val="en-IN"/>
        </w:rPr>
        <w:t>Downloading should be premium</w:t>
      </w:r>
    </w:p>
    <w:p w:rsidR="00CC6390" w:rsidRPr="00EA7064" w:rsidRDefault="00CC6390" w:rsidP="00EA7064">
      <w:pPr>
        <w:pStyle w:val="ListParagraph1"/>
        <w:spacing w:line="360" w:lineRule="auto"/>
        <w:rPr>
          <w:rFonts w:ascii="Times New Roman"/>
          <w:sz w:val="24"/>
          <w:szCs w:val="28"/>
          <w:lang w:val="en-IN"/>
        </w:rPr>
      </w:pPr>
    </w:p>
    <w:p w:rsidR="00CC6390" w:rsidRPr="00EA7064" w:rsidRDefault="00CC6390" w:rsidP="00EA7064">
      <w:pPr>
        <w:pStyle w:val="ListParagraph1"/>
        <w:spacing w:line="360" w:lineRule="auto"/>
        <w:ind w:left="0"/>
        <w:rPr>
          <w:rFonts w:ascii="Times New Roman"/>
          <w:sz w:val="24"/>
          <w:szCs w:val="28"/>
          <w:lang w:val="en-IN"/>
        </w:rPr>
      </w:pPr>
      <w:r w:rsidRPr="00EA7064">
        <w:rPr>
          <w:rFonts w:ascii="Times New Roman"/>
          <w:b/>
          <w:bCs/>
          <w:sz w:val="24"/>
          <w:szCs w:val="28"/>
          <w:lang w:val="en-IN"/>
        </w:rPr>
        <w:t xml:space="preserve">Ques. 9: </w:t>
      </w:r>
      <w:r w:rsidRPr="00EA7064">
        <w:rPr>
          <w:rFonts w:ascii="Times New Roman"/>
          <w:sz w:val="24"/>
          <w:szCs w:val="28"/>
          <w:lang w:val="en-IN"/>
        </w:rPr>
        <w:t>Do you think video streaming sites should also have option to listen only audio from a video and reduce data usage and bandwidth?</w:t>
      </w:r>
    </w:p>
    <w:p w:rsidR="00CC6390" w:rsidRPr="00EA7064" w:rsidRDefault="00CC6390" w:rsidP="00EA7064">
      <w:pPr>
        <w:pStyle w:val="ListParagraph1"/>
        <w:numPr>
          <w:ilvl w:val="0"/>
          <w:numId w:val="15"/>
        </w:numPr>
        <w:spacing w:line="360" w:lineRule="auto"/>
        <w:rPr>
          <w:rFonts w:ascii="Times New Roman"/>
          <w:sz w:val="24"/>
          <w:szCs w:val="28"/>
          <w:lang w:val="en-IN"/>
        </w:rPr>
      </w:pPr>
      <w:bookmarkStart w:id="39" w:name="OLE_LINK6"/>
      <w:r w:rsidRPr="00EA7064">
        <w:rPr>
          <w:rFonts w:ascii="Times New Roman"/>
          <w:sz w:val="24"/>
          <w:szCs w:val="28"/>
          <w:lang w:val="en-IN"/>
        </w:rPr>
        <w:t>Yes</w:t>
      </w:r>
    </w:p>
    <w:p w:rsidR="00CC6390" w:rsidRPr="00EA7064" w:rsidRDefault="00CC6390" w:rsidP="00EA7064">
      <w:pPr>
        <w:pStyle w:val="ListParagraph1"/>
        <w:numPr>
          <w:ilvl w:val="0"/>
          <w:numId w:val="15"/>
        </w:numPr>
        <w:spacing w:line="360" w:lineRule="auto"/>
        <w:rPr>
          <w:rFonts w:ascii="Times New Roman"/>
          <w:sz w:val="24"/>
          <w:szCs w:val="28"/>
          <w:lang w:val="en-IN"/>
        </w:rPr>
      </w:pPr>
      <w:r w:rsidRPr="00EA7064">
        <w:rPr>
          <w:rFonts w:ascii="Times New Roman"/>
          <w:sz w:val="24"/>
          <w:szCs w:val="28"/>
          <w:lang w:val="en-IN"/>
        </w:rPr>
        <w:t>No</w:t>
      </w:r>
    </w:p>
    <w:bookmarkEnd w:id="39"/>
    <w:p w:rsidR="00CC6390" w:rsidRPr="00EA7064" w:rsidRDefault="00CC6390" w:rsidP="00EA7064">
      <w:pPr>
        <w:pStyle w:val="ListParagraph1"/>
        <w:numPr>
          <w:ilvl w:val="0"/>
          <w:numId w:val="15"/>
        </w:numPr>
        <w:spacing w:line="360" w:lineRule="auto"/>
        <w:rPr>
          <w:rFonts w:ascii="Times New Roman"/>
          <w:sz w:val="24"/>
          <w:szCs w:val="28"/>
          <w:lang w:val="en-IN"/>
        </w:rPr>
      </w:pPr>
      <w:r w:rsidRPr="00EA7064">
        <w:rPr>
          <w:rFonts w:ascii="Times New Roman"/>
          <w:sz w:val="24"/>
          <w:szCs w:val="28"/>
          <w:lang w:val="en-IN"/>
        </w:rPr>
        <w:t>Only for music videos</w:t>
      </w:r>
    </w:p>
    <w:p w:rsidR="00CC6390" w:rsidRPr="00EA7064" w:rsidRDefault="00CC6390" w:rsidP="00EA7064">
      <w:pPr>
        <w:pStyle w:val="ListParagraph1"/>
        <w:spacing w:line="360" w:lineRule="auto"/>
        <w:rPr>
          <w:rFonts w:ascii="Times New Roman"/>
          <w:sz w:val="24"/>
          <w:szCs w:val="28"/>
          <w:lang w:val="en-IN"/>
        </w:rPr>
      </w:pPr>
    </w:p>
    <w:p w:rsidR="00CC6390" w:rsidRPr="00EA7064" w:rsidRDefault="00CC6390" w:rsidP="00EA7064">
      <w:pPr>
        <w:pStyle w:val="ListParagraph1"/>
        <w:spacing w:line="360" w:lineRule="auto"/>
        <w:ind w:left="0"/>
        <w:rPr>
          <w:rFonts w:ascii="Times New Roman"/>
          <w:b/>
          <w:sz w:val="24"/>
          <w:szCs w:val="28"/>
          <w:lang w:val="en-IN"/>
        </w:rPr>
      </w:pPr>
      <w:r w:rsidRPr="00EA7064">
        <w:rPr>
          <w:rFonts w:ascii="Times New Roman"/>
          <w:b/>
          <w:sz w:val="24"/>
          <w:szCs w:val="28"/>
          <w:lang w:val="en-IN"/>
        </w:rPr>
        <w:t>Ques. 10:</w:t>
      </w:r>
      <w:r w:rsidRPr="00EA7064">
        <w:rPr>
          <w:rFonts w:ascii="Times New Roman"/>
          <w:bCs/>
          <w:sz w:val="24"/>
          <w:szCs w:val="28"/>
          <w:lang w:val="en-IN"/>
        </w:rPr>
        <w:t xml:space="preserve"> Do you currently post your own videos on video streaming sites</w:t>
      </w:r>
      <w:r w:rsidRPr="00EA7064">
        <w:rPr>
          <w:rFonts w:ascii="Times New Roman"/>
          <w:b/>
          <w:sz w:val="24"/>
          <w:szCs w:val="28"/>
          <w:lang w:val="en-IN"/>
        </w:rPr>
        <w:t>?</w:t>
      </w:r>
    </w:p>
    <w:p w:rsidR="00CC6390" w:rsidRPr="00EA7064" w:rsidRDefault="00CC6390" w:rsidP="00EA7064">
      <w:pPr>
        <w:pStyle w:val="ListParagraph1"/>
        <w:numPr>
          <w:ilvl w:val="0"/>
          <w:numId w:val="16"/>
        </w:numPr>
        <w:spacing w:line="360" w:lineRule="auto"/>
        <w:rPr>
          <w:rFonts w:ascii="Times New Roman"/>
          <w:sz w:val="24"/>
          <w:szCs w:val="28"/>
          <w:lang w:val="en-IN"/>
        </w:rPr>
      </w:pPr>
      <w:r w:rsidRPr="00EA7064">
        <w:rPr>
          <w:rFonts w:ascii="Times New Roman"/>
          <w:sz w:val="24"/>
          <w:szCs w:val="28"/>
          <w:lang w:val="en-IN"/>
        </w:rPr>
        <w:t>Yes</w:t>
      </w:r>
    </w:p>
    <w:p w:rsidR="00CC6390" w:rsidRPr="00EA7064" w:rsidRDefault="00CC6390" w:rsidP="00EA7064">
      <w:pPr>
        <w:pStyle w:val="ListParagraph1"/>
        <w:numPr>
          <w:ilvl w:val="0"/>
          <w:numId w:val="16"/>
        </w:numPr>
        <w:spacing w:line="360" w:lineRule="auto"/>
        <w:rPr>
          <w:rFonts w:ascii="Times New Roman"/>
          <w:sz w:val="24"/>
          <w:szCs w:val="28"/>
          <w:lang w:val="en-IN"/>
        </w:rPr>
      </w:pPr>
      <w:r w:rsidRPr="00EA7064">
        <w:rPr>
          <w:rFonts w:ascii="Times New Roman"/>
          <w:sz w:val="24"/>
          <w:szCs w:val="28"/>
          <w:lang w:val="en-IN"/>
        </w:rPr>
        <w:t>No</w:t>
      </w:r>
    </w:p>
    <w:p w:rsidR="00CC6390" w:rsidRPr="00EA7064" w:rsidRDefault="00CC6390" w:rsidP="00EA7064">
      <w:pPr>
        <w:pStyle w:val="ListParagraph1"/>
        <w:spacing w:line="360" w:lineRule="auto"/>
        <w:ind w:left="0"/>
        <w:rPr>
          <w:rFonts w:ascii="Times New Roman"/>
          <w:sz w:val="24"/>
          <w:szCs w:val="28"/>
          <w:lang w:val="en-IN"/>
        </w:rPr>
      </w:pPr>
    </w:p>
    <w:p w:rsidR="00CC6390" w:rsidRPr="00EA7064" w:rsidRDefault="00CC6390" w:rsidP="00EA7064">
      <w:pPr>
        <w:pStyle w:val="ListParagraph1"/>
        <w:spacing w:line="360" w:lineRule="auto"/>
        <w:ind w:left="0"/>
        <w:rPr>
          <w:rFonts w:ascii="Times New Roman"/>
          <w:sz w:val="24"/>
          <w:szCs w:val="28"/>
          <w:lang w:val="en-IN"/>
        </w:rPr>
      </w:pPr>
      <w:r w:rsidRPr="00EA7064">
        <w:rPr>
          <w:rFonts w:ascii="Times New Roman"/>
          <w:b/>
          <w:bCs/>
          <w:sz w:val="24"/>
          <w:szCs w:val="28"/>
          <w:lang w:val="en-IN"/>
        </w:rPr>
        <w:t>Ques. 11:</w:t>
      </w:r>
      <w:r w:rsidRPr="00EA7064">
        <w:rPr>
          <w:rFonts w:ascii="Times New Roman"/>
          <w:sz w:val="24"/>
          <w:szCs w:val="28"/>
          <w:lang w:val="en-IN"/>
        </w:rPr>
        <w:t xml:space="preserve"> What web browser(s) do you use the most?</w:t>
      </w:r>
    </w:p>
    <w:p w:rsidR="00CC6390" w:rsidRPr="00EA7064" w:rsidRDefault="00CC6390" w:rsidP="00EA7064">
      <w:pPr>
        <w:pStyle w:val="ListParagraph1"/>
        <w:numPr>
          <w:ilvl w:val="0"/>
          <w:numId w:val="17"/>
        </w:numPr>
        <w:spacing w:line="360" w:lineRule="auto"/>
        <w:rPr>
          <w:rFonts w:ascii="Times New Roman"/>
          <w:sz w:val="24"/>
          <w:szCs w:val="28"/>
          <w:lang w:val="en-IN"/>
        </w:rPr>
      </w:pPr>
      <w:r w:rsidRPr="00EA7064">
        <w:rPr>
          <w:rFonts w:ascii="Times New Roman"/>
          <w:sz w:val="24"/>
          <w:szCs w:val="28"/>
          <w:lang w:val="en-IN"/>
        </w:rPr>
        <w:t>Chrome</w:t>
      </w:r>
    </w:p>
    <w:p w:rsidR="00CC6390" w:rsidRPr="00EA7064" w:rsidRDefault="00CC6390" w:rsidP="00EA7064">
      <w:pPr>
        <w:pStyle w:val="ListParagraph1"/>
        <w:numPr>
          <w:ilvl w:val="0"/>
          <w:numId w:val="17"/>
        </w:numPr>
        <w:spacing w:line="360" w:lineRule="auto"/>
        <w:rPr>
          <w:rFonts w:ascii="Times New Roman"/>
          <w:sz w:val="24"/>
          <w:szCs w:val="28"/>
          <w:lang w:val="en-IN"/>
        </w:rPr>
      </w:pPr>
      <w:r w:rsidRPr="00EA7064">
        <w:rPr>
          <w:rFonts w:ascii="Times New Roman"/>
          <w:sz w:val="24"/>
          <w:szCs w:val="28"/>
          <w:lang w:val="en-IN"/>
        </w:rPr>
        <w:t>Firefox</w:t>
      </w:r>
    </w:p>
    <w:p w:rsidR="00CC6390" w:rsidRPr="00EA7064" w:rsidRDefault="00CC6390" w:rsidP="00EA7064">
      <w:pPr>
        <w:pStyle w:val="ListParagraph1"/>
        <w:numPr>
          <w:ilvl w:val="0"/>
          <w:numId w:val="17"/>
        </w:numPr>
        <w:spacing w:line="360" w:lineRule="auto"/>
        <w:rPr>
          <w:rFonts w:ascii="Times New Roman"/>
          <w:sz w:val="24"/>
          <w:szCs w:val="28"/>
          <w:lang w:val="en-IN"/>
        </w:rPr>
      </w:pPr>
      <w:r w:rsidRPr="00EA7064">
        <w:rPr>
          <w:rFonts w:ascii="Times New Roman"/>
          <w:sz w:val="24"/>
          <w:szCs w:val="28"/>
          <w:lang w:val="en-IN"/>
        </w:rPr>
        <w:t>Internet Explorer</w:t>
      </w:r>
    </w:p>
    <w:p w:rsidR="00CC6390" w:rsidRPr="00EA7064" w:rsidRDefault="00CC6390" w:rsidP="00EA7064">
      <w:pPr>
        <w:pStyle w:val="ListParagraph1"/>
        <w:numPr>
          <w:ilvl w:val="0"/>
          <w:numId w:val="17"/>
        </w:numPr>
        <w:spacing w:line="360" w:lineRule="auto"/>
        <w:rPr>
          <w:rFonts w:ascii="Times New Roman"/>
          <w:sz w:val="24"/>
          <w:szCs w:val="28"/>
          <w:lang w:val="en-IN"/>
        </w:rPr>
      </w:pPr>
      <w:r w:rsidRPr="00EA7064">
        <w:rPr>
          <w:rFonts w:ascii="Times New Roman"/>
          <w:sz w:val="24"/>
          <w:szCs w:val="28"/>
          <w:lang w:val="en-IN"/>
        </w:rPr>
        <w:t>Safari</w:t>
      </w:r>
    </w:p>
    <w:p w:rsidR="00CC6390" w:rsidRPr="00EA7064" w:rsidRDefault="00CC6390" w:rsidP="00EA7064">
      <w:pPr>
        <w:pStyle w:val="ListParagraph1"/>
        <w:numPr>
          <w:ilvl w:val="0"/>
          <w:numId w:val="17"/>
        </w:numPr>
        <w:spacing w:line="360" w:lineRule="auto"/>
        <w:rPr>
          <w:rFonts w:ascii="Times New Roman"/>
          <w:sz w:val="24"/>
          <w:szCs w:val="28"/>
          <w:lang w:val="en-IN"/>
        </w:rPr>
      </w:pPr>
      <w:r w:rsidRPr="00EA7064">
        <w:rPr>
          <w:rFonts w:ascii="Times New Roman"/>
          <w:sz w:val="24"/>
          <w:szCs w:val="28"/>
          <w:lang w:val="en-IN"/>
        </w:rPr>
        <w:t>Opera</w:t>
      </w:r>
    </w:p>
    <w:p w:rsidR="00CC6390" w:rsidRPr="00EA7064" w:rsidRDefault="00CC6390" w:rsidP="00EA7064">
      <w:pPr>
        <w:pStyle w:val="ListParagraph1"/>
        <w:numPr>
          <w:ilvl w:val="0"/>
          <w:numId w:val="17"/>
        </w:numPr>
        <w:spacing w:line="360" w:lineRule="auto"/>
        <w:rPr>
          <w:rFonts w:ascii="Times New Roman"/>
          <w:sz w:val="24"/>
          <w:szCs w:val="28"/>
          <w:lang w:val="en-IN"/>
        </w:rPr>
      </w:pPr>
      <w:proofErr w:type="gramStart"/>
      <w:r w:rsidRPr="00EA7064">
        <w:rPr>
          <w:rFonts w:ascii="Times New Roman"/>
          <w:sz w:val="24"/>
          <w:szCs w:val="28"/>
          <w:lang w:val="en-IN"/>
        </w:rPr>
        <w:t xml:space="preserve">Other  </w:t>
      </w:r>
      <w:bookmarkStart w:id="40" w:name="OLE_LINK7"/>
      <w:r w:rsidRPr="00EA7064">
        <w:rPr>
          <w:rFonts w:ascii="Times New Roman"/>
          <w:sz w:val="24"/>
          <w:szCs w:val="28"/>
          <w:lang w:val="en-IN"/>
        </w:rPr>
        <w:t>_</w:t>
      </w:r>
      <w:proofErr w:type="gramEnd"/>
      <w:r w:rsidRPr="00EA7064">
        <w:rPr>
          <w:rFonts w:ascii="Times New Roman"/>
          <w:sz w:val="24"/>
          <w:szCs w:val="28"/>
          <w:lang w:val="en-IN"/>
        </w:rPr>
        <w:t>____________</w:t>
      </w:r>
    </w:p>
    <w:p w:rsidR="00CC6390" w:rsidRPr="00EA7064" w:rsidRDefault="00CC6390" w:rsidP="00EA7064">
      <w:pPr>
        <w:pStyle w:val="ListParagraph1"/>
        <w:spacing w:line="360" w:lineRule="auto"/>
        <w:ind w:left="0" w:firstLine="720"/>
        <w:rPr>
          <w:rFonts w:ascii="Times New Roman"/>
          <w:sz w:val="24"/>
          <w:szCs w:val="28"/>
          <w:lang w:val="en-IN"/>
        </w:rPr>
      </w:pPr>
    </w:p>
    <w:bookmarkEnd w:id="40"/>
    <w:p w:rsidR="00263405" w:rsidRDefault="00263405" w:rsidP="00EA7064">
      <w:pPr>
        <w:pStyle w:val="ListParagraph1"/>
        <w:spacing w:line="360" w:lineRule="auto"/>
        <w:ind w:left="0"/>
        <w:rPr>
          <w:rFonts w:ascii="Times New Roman"/>
          <w:b/>
          <w:sz w:val="24"/>
          <w:szCs w:val="28"/>
        </w:rPr>
      </w:pPr>
    </w:p>
    <w:p w:rsidR="00263405" w:rsidRDefault="00263405" w:rsidP="00EA7064">
      <w:pPr>
        <w:pStyle w:val="ListParagraph1"/>
        <w:spacing w:line="360" w:lineRule="auto"/>
        <w:ind w:left="0"/>
        <w:rPr>
          <w:rFonts w:ascii="Times New Roman"/>
          <w:b/>
          <w:sz w:val="24"/>
          <w:szCs w:val="28"/>
        </w:rPr>
      </w:pPr>
    </w:p>
    <w:p w:rsidR="00CC6390" w:rsidRPr="00EA7064" w:rsidRDefault="00CC6390" w:rsidP="00EA7064">
      <w:pPr>
        <w:pStyle w:val="ListParagraph1"/>
        <w:spacing w:line="360" w:lineRule="auto"/>
        <w:ind w:left="0"/>
        <w:rPr>
          <w:rFonts w:ascii="Times New Roman"/>
          <w:color w:val="000000"/>
          <w:sz w:val="24"/>
          <w:szCs w:val="28"/>
          <w:shd w:val="clear" w:color="auto" w:fill="FFFFFF"/>
        </w:rPr>
      </w:pPr>
      <w:r w:rsidRPr="00EA7064">
        <w:rPr>
          <w:rFonts w:ascii="Times New Roman"/>
          <w:b/>
          <w:sz w:val="24"/>
          <w:szCs w:val="28"/>
        </w:rPr>
        <w:t xml:space="preserve">Ques. </w:t>
      </w:r>
      <w:r w:rsidRPr="00EA7064">
        <w:rPr>
          <w:rFonts w:ascii="Times New Roman"/>
          <w:b/>
          <w:sz w:val="24"/>
          <w:szCs w:val="28"/>
          <w:lang w:val="en-IN"/>
        </w:rPr>
        <w:t>12</w:t>
      </w:r>
      <w:r w:rsidRPr="00EA7064">
        <w:rPr>
          <w:rFonts w:ascii="Times New Roman"/>
          <w:b/>
          <w:sz w:val="24"/>
          <w:szCs w:val="28"/>
        </w:rPr>
        <w:t xml:space="preserve">: </w:t>
      </w:r>
      <w:r w:rsidRPr="00EA7064">
        <w:rPr>
          <w:rFonts w:ascii="Times New Roman"/>
          <w:color w:val="000000"/>
          <w:sz w:val="24"/>
          <w:szCs w:val="28"/>
          <w:shd w:val="clear" w:color="auto" w:fill="FFFFFF"/>
        </w:rPr>
        <w:t>Have you ever had a dissatisfying experience with a web site that caused you to leave the site and look at another vendor's web site instead? If so, what were the reasons?</w:t>
      </w:r>
    </w:p>
    <w:p w:rsidR="00CC6390" w:rsidRPr="00EA7064" w:rsidRDefault="00CC6390" w:rsidP="00EA7064">
      <w:pPr>
        <w:pStyle w:val="ListParagraph1"/>
        <w:numPr>
          <w:ilvl w:val="0"/>
          <w:numId w:val="7"/>
        </w:numPr>
        <w:spacing w:after="0" w:line="360" w:lineRule="auto"/>
        <w:rPr>
          <w:rFonts w:ascii="Times New Roman"/>
          <w:color w:val="000000"/>
          <w:sz w:val="24"/>
          <w:szCs w:val="28"/>
          <w:shd w:val="clear" w:color="auto" w:fill="FFFFFF"/>
        </w:rPr>
      </w:pPr>
      <w:r w:rsidRPr="00EA7064">
        <w:rPr>
          <w:rFonts w:ascii="Times New Roman"/>
          <w:color w:val="000000"/>
          <w:sz w:val="24"/>
          <w:szCs w:val="28"/>
          <w:shd w:val="clear" w:color="auto" w:fill="FFFFFF"/>
        </w:rPr>
        <w:t>No, this hasn't happened to me</w:t>
      </w:r>
    </w:p>
    <w:p w:rsidR="00CC6390" w:rsidRPr="00EA7064" w:rsidRDefault="00CC6390" w:rsidP="00EA7064">
      <w:pPr>
        <w:pStyle w:val="ListParagraph1"/>
        <w:numPr>
          <w:ilvl w:val="0"/>
          <w:numId w:val="7"/>
        </w:numPr>
        <w:spacing w:after="0" w:line="360" w:lineRule="auto"/>
        <w:rPr>
          <w:rFonts w:ascii="Times New Roman"/>
          <w:color w:val="000000"/>
          <w:sz w:val="24"/>
          <w:szCs w:val="28"/>
          <w:shd w:val="clear" w:color="auto" w:fill="FFFFFF"/>
        </w:rPr>
      </w:pPr>
      <w:r w:rsidRPr="00EA7064">
        <w:rPr>
          <w:rFonts w:ascii="Times New Roman"/>
          <w:color w:val="000000"/>
          <w:sz w:val="24"/>
          <w:szCs w:val="28"/>
          <w:shd w:val="clear" w:color="auto" w:fill="FFFFFF"/>
        </w:rPr>
        <w:t>Yes, the site was disorganized/confusing</w:t>
      </w:r>
    </w:p>
    <w:p w:rsidR="00CC6390" w:rsidRPr="00EA7064" w:rsidRDefault="00CC6390" w:rsidP="00EA7064">
      <w:pPr>
        <w:pStyle w:val="ListParagraph1"/>
        <w:numPr>
          <w:ilvl w:val="0"/>
          <w:numId w:val="7"/>
        </w:numPr>
        <w:spacing w:after="0" w:line="360" w:lineRule="auto"/>
        <w:rPr>
          <w:rFonts w:ascii="Times New Roman"/>
          <w:color w:val="000000"/>
          <w:sz w:val="24"/>
          <w:szCs w:val="28"/>
          <w:shd w:val="clear" w:color="auto" w:fill="FFFFFF"/>
        </w:rPr>
      </w:pPr>
      <w:r w:rsidRPr="00EA7064">
        <w:rPr>
          <w:rFonts w:ascii="Times New Roman"/>
          <w:color w:val="000000"/>
          <w:sz w:val="24"/>
          <w:szCs w:val="28"/>
          <w:shd w:val="clear" w:color="auto" w:fill="FFFFFF"/>
        </w:rPr>
        <w:t>Yes, the individual pages were poorly designed</w:t>
      </w:r>
    </w:p>
    <w:p w:rsidR="00CC6390" w:rsidRPr="00EA7064" w:rsidRDefault="00CC6390" w:rsidP="00EA7064">
      <w:pPr>
        <w:pStyle w:val="ListParagraph1"/>
        <w:numPr>
          <w:ilvl w:val="0"/>
          <w:numId w:val="7"/>
        </w:numPr>
        <w:spacing w:after="0" w:line="360" w:lineRule="auto"/>
        <w:rPr>
          <w:rFonts w:ascii="Times New Roman"/>
          <w:color w:val="000000"/>
          <w:sz w:val="24"/>
          <w:szCs w:val="28"/>
          <w:shd w:val="clear" w:color="auto" w:fill="FFFFFF"/>
        </w:rPr>
      </w:pPr>
      <w:r w:rsidRPr="00EA7064">
        <w:rPr>
          <w:rFonts w:ascii="Times New Roman"/>
          <w:color w:val="000000"/>
          <w:sz w:val="24"/>
          <w:szCs w:val="28"/>
          <w:shd w:val="clear" w:color="auto" w:fill="FFFFFF"/>
        </w:rPr>
        <w:t>Yes, the site was obnoxious/annoying</w:t>
      </w:r>
    </w:p>
    <w:p w:rsidR="00CC6390" w:rsidRPr="00EA7064" w:rsidRDefault="00CC6390" w:rsidP="00EA7064">
      <w:pPr>
        <w:pStyle w:val="ListParagraph1"/>
        <w:numPr>
          <w:ilvl w:val="0"/>
          <w:numId w:val="7"/>
        </w:numPr>
        <w:spacing w:after="0" w:line="360" w:lineRule="auto"/>
        <w:rPr>
          <w:rFonts w:ascii="Times New Roman"/>
          <w:color w:val="000000"/>
          <w:sz w:val="24"/>
          <w:szCs w:val="28"/>
          <w:shd w:val="clear" w:color="auto" w:fill="FFFFFF"/>
        </w:rPr>
      </w:pPr>
      <w:r w:rsidRPr="00EA7064">
        <w:rPr>
          <w:rFonts w:ascii="Times New Roman"/>
          <w:color w:val="000000"/>
          <w:sz w:val="24"/>
          <w:szCs w:val="28"/>
          <w:shd w:val="clear" w:color="auto" w:fill="FFFFFF"/>
        </w:rPr>
        <w:t>Yes, the pages were too slow to download</w:t>
      </w:r>
    </w:p>
    <w:p w:rsidR="00CC6390" w:rsidRPr="00EA7064" w:rsidRDefault="00CC6390" w:rsidP="00EA7064">
      <w:pPr>
        <w:pStyle w:val="ListParagraph1"/>
        <w:numPr>
          <w:ilvl w:val="0"/>
          <w:numId w:val="7"/>
        </w:numPr>
        <w:spacing w:after="0" w:line="360" w:lineRule="auto"/>
        <w:rPr>
          <w:rFonts w:ascii="Times New Roman"/>
          <w:color w:val="000000"/>
          <w:sz w:val="24"/>
          <w:szCs w:val="28"/>
          <w:shd w:val="clear" w:color="auto" w:fill="FFFFFF"/>
        </w:rPr>
      </w:pPr>
      <w:r w:rsidRPr="00EA7064">
        <w:rPr>
          <w:rFonts w:ascii="Times New Roman"/>
          <w:color w:val="000000"/>
          <w:sz w:val="24"/>
          <w:szCs w:val="28"/>
          <w:shd w:val="clear" w:color="auto" w:fill="FFFFFF"/>
        </w:rPr>
        <w:t>Yes, I could not find what I was looking for</w:t>
      </w:r>
    </w:p>
    <w:p w:rsidR="00CC6390" w:rsidRPr="00EA7064" w:rsidRDefault="00CC6390" w:rsidP="00EA7064">
      <w:pPr>
        <w:pStyle w:val="ListParagraph1"/>
        <w:numPr>
          <w:ilvl w:val="0"/>
          <w:numId w:val="7"/>
        </w:numPr>
        <w:spacing w:after="0" w:line="360" w:lineRule="auto"/>
        <w:rPr>
          <w:rFonts w:ascii="Times New Roman"/>
          <w:color w:val="000000"/>
          <w:sz w:val="24"/>
          <w:szCs w:val="28"/>
          <w:shd w:val="clear" w:color="auto" w:fill="FFFFFF"/>
        </w:rPr>
      </w:pPr>
      <w:r w:rsidRPr="00EA7064">
        <w:rPr>
          <w:rFonts w:ascii="Times New Roman"/>
          <w:color w:val="000000"/>
          <w:sz w:val="24"/>
          <w:szCs w:val="28"/>
          <w:shd w:val="clear" w:color="auto" w:fill="FFFFFF"/>
        </w:rPr>
        <w:t>Yes, for other reasons</w:t>
      </w:r>
    </w:p>
    <w:p w:rsidR="00CC6390" w:rsidRDefault="00CC6390" w:rsidP="00EA7064">
      <w:pPr>
        <w:spacing w:line="360" w:lineRule="auto"/>
        <w:rPr>
          <w:rFonts w:ascii="Times New Roman" w:hAnsi="Times New Roman" w:cs="Times New Roman"/>
          <w:sz w:val="28"/>
        </w:rPr>
      </w:pPr>
      <w:r>
        <w:rPr>
          <w:rFonts w:ascii="Times New Roman" w:hAnsi="Times New Roman" w:cs="Times New Roman"/>
          <w:sz w:val="28"/>
        </w:rPr>
        <w:br w:type="page"/>
      </w:r>
    </w:p>
    <w:p w:rsidR="00CC6390" w:rsidRPr="00EA7064" w:rsidRDefault="00CC6390" w:rsidP="00EA7064">
      <w:pPr>
        <w:pStyle w:val="11"/>
        <w:numPr>
          <w:ilvl w:val="0"/>
          <w:numId w:val="0"/>
        </w:numPr>
        <w:ind w:left="720" w:hanging="360"/>
        <w:rPr>
          <w:rStyle w:val="Strong"/>
          <w:u w:val="single"/>
        </w:rPr>
      </w:pPr>
      <w:r w:rsidRPr="00EA7064">
        <w:rPr>
          <w:rStyle w:val="Strong"/>
          <w:u w:val="single"/>
        </w:rPr>
        <w:lastRenderedPageBreak/>
        <w:t>Feasibility studies</w:t>
      </w:r>
    </w:p>
    <w:p w:rsidR="00CC6390" w:rsidRPr="00CC6390" w:rsidRDefault="00CC6390" w:rsidP="00EA7064">
      <w:pPr>
        <w:spacing w:line="360" w:lineRule="auto"/>
        <w:ind w:left="360"/>
        <w:rPr>
          <w:rStyle w:val="Strong"/>
          <w:rFonts w:ascii="Times New Roman" w:eastAsia="Times New Roman" w:hAnsi="Times New Roman" w:cs="Times New Roman"/>
          <w:b w:val="0"/>
          <w:color w:val="555555"/>
          <w:sz w:val="24"/>
          <w:szCs w:val="24"/>
          <w:lang w:eastAsia="en-IN"/>
        </w:rPr>
      </w:pPr>
      <w:r w:rsidRPr="00CC6390">
        <w:rPr>
          <w:rStyle w:val="Strong"/>
          <w:rFonts w:ascii="Times New Roman" w:eastAsia="Times New Roman" w:hAnsi="Times New Roman" w:cs="Times New Roman"/>
          <w:b w:val="0"/>
          <w:color w:val="555555"/>
          <w:sz w:val="24"/>
          <w:szCs w:val="24"/>
          <w:lang w:eastAsia="en-IN"/>
        </w:rPr>
        <w:t>Feasibility study tried to determine whether a given solution would work or not. Its main objective is not to solve the problem, but to acquire its scope. Its focuses on following:</w:t>
      </w:r>
    </w:p>
    <w:p w:rsidR="00CC6390" w:rsidRPr="00CC6390" w:rsidRDefault="00CC6390" w:rsidP="00EA7064">
      <w:pPr>
        <w:pStyle w:val="ListParagraph"/>
        <w:numPr>
          <w:ilvl w:val="0"/>
          <w:numId w:val="21"/>
        </w:numPr>
        <w:spacing w:line="360" w:lineRule="auto"/>
        <w:rPr>
          <w:rStyle w:val="Strong"/>
          <w:rFonts w:ascii="Times New Roman" w:eastAsia="Times New Roman" w:hAnsi="Times New Roman" w:cs="Times New Roman"/>
          <w:b w:val="0"/>
          <w:color w:val="555555"/>
          <w:sz w:val="24"/>
          <w:szCs w:val="24"/>
          <w:lang w:eastAsia="en-IN"/>
        </w:rPr>
      </w:pPr>
      <w:r w:rsidRPr="00CC6390">
        <w:rPr>
          <w:rStyle w:val="Strong"/>
          <w:rFonts w:ascii="Times New Roman" w:eastAsia="Times New Roman" w:hAnsi="Times New Roman" w:cs="Times New Roman"/>
          <w:b w:val="0"/>
          <w:color w:val="555555"/>
          <w:sz w:val="24"/>
          <w:szCs w:val="24"/>
          <w:lang w:eastAsia="en-IN"/>
        </w:rPr>
        <w:t>Meet user requirements</w:t>
      </w:r>
    </w:p>
    <w:p w:rsidR="00CC6390" w:rsidRPr="00CC6390" w:rsidRDefault="00CC6390" w:rsidP="00EA7064">
      <w:pPr>
        <w:pStyle w:val="ListParagraph"/>
        <w:numPr>
          <w:ilvl w:val="0"/>
          <w:numId w:val="21"/>
        </w:numPr>
        <w:spacing w:line="360" w:lineRule="auto"/>
        <w:rPr>
          <w:rStyle w:val="Strong"/>
          <w:rFonts w:ascii="Times New Roman" w:eastAsia="Times New Roman" w:hAnsi="Times New Roman" w:cs="Times New Roman"/>
          <w:b w:val="0"/>
          <w:color w:val="555555"/>
          <w:sz w:val="24"/>
          <w:szCs w:val="24"/>
          <w:lang w:eastAsia="en-IN"/>
        </w:rPr>
      </w:pPr>
      <w:r w:rsidRPr="00CC6390">
        <w:rPr>
          <w:rStyle w:val="Strong"/>
          <w:rFonts w:ascii="Times New Roman" w:eastAsia="Times New Roman" w:hAnsi="Times New Roman" w:cs="Times New Roman"/>
          <w:b w:val="0"/>
          <w:color w:val="555555"/>
          <w:sz w:val="24"/>
          <w:szCs w:val="24"/>
          <w:lang w:eastAsia="en-IN"/>
        </w:rPr>
        <w:t>Best utilization of available resources</w:t>
      </w:r>
    </w:p>
    <w:p w:rsidR="00CC6390" w:rsidRPr="00CC6390" w:rsidRDefault="00CC6390" w:rsidP="00EA7064">
      <w:pPr>
        <w:pStyle w:val="ListParagraph"/>
        <w:numPr>
          <w:ilvl w:val="0"/>
          <w:numId w:val="21"/>
        </w:numPr>
        <w:spacing w:line="360" w:lineRule="auto"/>
        <w:rPr>
          <w:rStyle w:val="Strong"/>
          <w:rFonts w:ascii="Times New Roman" w:eastAsia="Times New Roman" w:hAnsi="Times New Roman" w:cs="Times New Roman"/>
          <w:b w:val="0"/>
          <w:color w:val="555555"/>
          <w:sz w:val="24"/>
          <w:szCs w:val="24"/>
          <w:lang w:eastAsia="en-IN"/>
        </w:rPr>
      </w:pPr>
      <w:r w:rsidRPr="00CC6390">
        <w:rPr>
          <w:rStyle w:val="Strong"/>
          <w:rFonts w:ascii="Times New Roman" w:eastAsia="Times New Roman" w:hAnsi="Times New Roman" w:cs="Times New Roman"/>
          <w:b w:val="0"/>
          <w:color w:val="555555"/>
          <w:sz w:val="24"/>
          <w:szCs w:val="24"/>
          <w:lang w:eastAsia="en-IN"/>
        </w:rPr>
        <w:t>Develop a cost effective system</w:t>
      </w:r>
    </w:p>
    <w:p w:rsidR="00CC6390" w:rsidRPr="00CC6390" w:rsidRDefault="00CC6390" w:rsidP="004A5A07">
      <w:pPr>
        <w:spacing w:line="360" w:lineRule="auto"/>
        <w:ind w:firstLine="720"/>
        <w:rPr>
          <w:rStyle w:val="Strong"/>
          <w:rFonts w:ascii="Times New Roman" w:eastAsia="Times New Roman" w:hAnsi="Times New Roman" w:cs="Times New Roman"/>
          <w:b w:val="0"/>
          <w:color w:val="555555"/>
          <w:sz w:val="24"/>
          <w:szCs w:val="24"/>
          <w:lang w:eastAsia="en-IN"/>
        </w:rPr>
      </w:pPr>
      <w:r w:rsidRPr="00CC6390">
        <w:rPr>
          <w:rStyle w:val="Strong"/>
          <w:rFonts w:ascii="Times New Roman" w:eastAsia="Times New Roman" w:hAnsi="Times New Roman" w:cs="Times New Roman"/>
          <w:b w:val="0"/>
          <w:color w:val="555555"/>
          <w:sz w:val="24"/>
          <w:szCs w:val="24"/>
          <w:lang w:eastAsia="en-IN"/>
        </w:rPr>
        <w:t>It is further classified into 3 aspects:</w:t>
      </w:r>
      <w:r w:rsidRPr="00CC6390">
        <w:rPr>
          <w:rStyle w:val="Strong"/>
          <w:rFonts w:ascii="Times New Roman" w:eastAsia="Times New Roman" w:hAnsi="Times New Roman" w:cs="Times New Roman"/>
          <w:b w:val="0"/>
          <w:color w:val="555555"/>
          <w:sz w:val="24"/>
          <w:szCs w:val="24"/>
          <w:lang w:eastAsia="en-IN"/>
        </w:rPr>
        <w:br/>
      </w:r>
    </w:p>
    <w:p w:rsidR="00CC6390" w:rsidRPr="004A5A07" w:rsidRDefault="00CC6390" w:rsidP="004A5A07">
      <w:pPr>
        <w:spacing w:line="360" w:lineRule="auto"/>
        <w:ind w:firstLine="720"/>
        <w:rPr>
          <w:rStyle w:val="Strong"/>
          <w:rFonts w:ascii="Times New Roman" w:eastAsia="Times New Roman" w:hAnsi="Times New Roman" w:cs="Times New Roman"/>
          <w:color w:val="555555"/>
          <w:sz w:val="28"/>
          <w:szCs w:val="24"/>
          <w:lang w:eastAsia="en-IN"/>
        </w:rPr>
      </w:pPr>
      <w:r w:rsidRPr="004A5A07">
        <w:rPr>
          <w:rStyle w:val="Strong"/>
          <w:rFonts w:ascii="Times New Roman" w:eastAsia="Times New Roman" w:hAnsi="Times New Roman" w:cs="Times New Roman"/>
          <w:color w:val="555555"/>
          <w:sz w:val="28"/>
          <w:szCs w:val="24"/>
          <w:lang w:eastAsia="en-IN"/>
        </w:rPr>
        <w:t>Technical feasibility</w:t>
      </w:r>
    </w:p>
    <w:p w:rsidR="00CC6390" w:rsidRPr="00CC6390" w:rsidRDefault="00CC6390" w:rsidP="00EA7064">
      <w:pPr>
        <w:pStyle w:val="ListParagraph"/>
        <w:spacing w:line="360" w:lineRule="auto"/>
        <w:ind w:firstLine="720"/>
        <w:rPr>
          <w:rStyle w:val="Strong"/>
          <w:rFonts w:ascii="Times New Roman" w:eastAsia="Times New Roman" w:hAnsi="Times New Roman" w:cs="Times New Roman"/>
          <w:b w:val="0"/>
          <w:color w:val="555555"/>
          <w:sz w:val="24"/>
          <w:szCs w:val="24"/>
          <w:lang w:eastAsia="en-IN"/>
        </w:rPr>
      </w:pPr>
      <w:r w:rsidRPr="00CC6390">
        <w:rPr>
          <w:rStyle w:val="Strong"/>
          <w:rFonts w:ascii="Times New Roman" w:eastAsia="Times New Roman" w:hAnsi="Times New Roman" w:cs="Times New Roman"/>
          <w:b w:val="0"/>
          <w:color w:val="555555"/>
          <w:sz w:val="24"/>
          <w:szCs w:val="24"/>
          <w:lang w:eastAsia="en-IN"/>
        </w:rPr>
        <w:t>Issues to be study are, whether the work for the project will be done with current equipment, existing software technology and available personnel? If the new technology is required, then what is the likelihood that it can be developed?</w:t>
      </w:r>
    </w:p>
    <w:p w:rsidR="00CC6390" w:rsidRPr="00CC6390" w:rsidRDefault="00CC6390" w:rsidP="00EA7064">
      <w:pPr>
        <w:pStyle w:val="ListParagraph"/>
        <w:spacing w:line="360" w:lineRule="auto"/>
        <w:ind w:firstLine="720"/>
        <w:rPr>
          <w:rStyle w:val="Strong"/>
          <w:rFonts w:ascii="Times New Roman" w:eastAsia="Times New Roman" w:hAnsi="Times New Roman" w:cs="Times New Roman"/>
          <w:b w:val="0"/>
          <w:color w:val="555555"/>
          <w:sz w:val="24"/>
          <w:szCs w:val="24"/>
          <w:lang w:eastAsia="en-IN"/>
        </w:rPr>
      </w:pPr>
    </w:p>
    <w:p w:rsidR="00CC6390" w:rsidRPr="00CC6390" w:rsidRDefault="00CC6390" w:rsidP="00EA7064">
      <w:pPr>
        <w:pStyle w:val="ListParagraph"/>
        <w:spacing w:line="360" w:lineRule="auto"/>
        <w:ind w:left="709"/>
        <w:rPr>
          <w:rStyle w:val="Strong"/>
          <w:rFonts w:ascii="Times New Roman" w:eastAsia="Times New Roman" w:hAnsi="Times New Roman" w:cs="Times New Roman"/>
          <w:b w:val="0"/>
          <w:color w:val="555555"/>
          <w:sz w:val="24"/>
          <w:szCs w:val="24"/>
          <w:lang w:eastAsia="en-IN"/>
        </w:rPr>
      </w:pPr>
      <w:r w:rsidRPr="00CC6390">
        <w:rPr>
          <w:rStyle w:val="Strong"/>
          <w:rFonts w:ascii="Times New Roman" w:eastAsia="Times New Roman" w:hAnsi="Times New Roman" w:cs="Times New Roman"/>
          <w:b w:val="0"/>
          <w:color w:val="555555"/>
          <w:sz w:val="24"/>
          <w:szCs w:val="24"/>
          <w:lang w:eastAsia="en-IN"/>
        </w:rPr>
        <w:tab/>
      </w:r>
      <w:r w:rsidRPr="00CC6390">
        <w:rPr>
          <w:rStyle w:val="Strong"/>
          <w:rFonts w:ascii="Times New Roman" w:eastAsia="Times New Roman" w:hAnsi="Times New Roman" w:cs="Times New Roman"/>
          <w:b w:val="0"/>
          <w:color w:val="555555"/>
          <w:sz w:val="24"/>
          <w:szCs w:val="24"/>
          <w:lang w:eastAsia="en-IN"/>
        </w:rPr>
        <w:tab/>
        <w:t xml:space="preserve">The </w:t>
      </w:r>
      <w:r w:rsidRPr="00A84021">
        <w:rPr>
          <w:rStyle w:val="Strong"/>
          <w:rFonts w:ascii="Times New Roman" w:eastAsia="Times New Roman" w:hAnsi="Times New Roman" w:cs="Times New Roman"/>
          <w:color w:val="555555"/>
          <w:sz w:val="24"/>
          <w:szCs w:val="24"/>
          <w:lang w:eastAsia="en-IN"/>
        </w:rPr>
        <w:t>video streaming</w:t>
      </w:r>
      <w:r w:rsidRPr="00CC6390">
        <w:rPr>
          <w:rStyle w:val="Strong"/>
          <w:rFonts w:ascii="Times New Roman" w:eastAsia="Times New Roman" w:hAnsi="Times New Roman" w:cs="Times New Roman"/>
          <w:b w:val="0"/>
          <w:color w:val="555555"/>
          <w:sz w:val="24"/>
          <w:szCs w:val="24"/>
          <w:lang w:eastAsia="en-IN"/>
        </w:rPr>
        <w:t xml:space="preserve"> site it technically feasible. It doesn’t have any technical fault and work properly in the given environment. The primary technical requirement includes the availability of a web hosting server, web browser and text editor tool.</w:t>
      </w:r>
    </w:p>
    <w:p w:rsidR="00CC6390" w:rsidRPr="00CC6390" w:rsidRDefault="00EA7064" w:rsidP="00EA7064">
      <w:pPr>
        <w:pStyle w:val="ListParagraph"/>
        <w:spacing w:line="360" w:lineRule="auto"/>
        <w:ind w:left="709"/>
        <w:rPr>
          <w:rStyle w:val="Strong"/>
          <w:rFonts w:ascii="Times New Roman" w:eastAsia="Times New Roman" w:hAnsi="Times New Roman" w:cs="Times New Roman"/>
          <w:b w:val="0"/>
          <w:color w:val="555555"/>
          <w:sz w:val="24"/>
          <w:szCs w:val="24"/>
          <w:lang w:eastAsia="en-IN"/>
        </w:rPr>
      </w:pPr>
      <w:r>
        <w:rPr>
          <w:rStyle w:val="Strong"/>
          <w:rFonts w:ascii="Times New Roman" w:eastAsia="Times New Roman" w:hAnsi="Times New Roman" w:cs="Times New Roman"/>
          <w:b w:val="0"/>
          <w:color w:val="555555"/>
          <w:sz w:val="24"/>
          <w:szCs w:val="24"/>
          <w:lang w:eastAsia="en-IN"/>
        </w:rPr>
        <w:tab/>
      </w:r>
    </w:p>
    <w:p w:rsidR="00CC6390" w:rsidRPr="00CC6390" w:rsidRDefault="00EA7064" w:rsidP="00EA7064">
      <w:pPr>
        <w:pStyle w:val="ListParagraph"/>
        <w:spacing w:line="360" w:lineRule="auto"/>
        <w:ind w:left="709"/>
        <w:rPr>
          <w:rStyle w:val="Strong"/>
          <w:rFonts w:ascii="Times New Roman" w:eastAsia="Times New Roman" w:hAnsi="Times New Roman" w:cs="Times New Roman"/>
          <w:b w:val="0"/>
          <w:color w:val="555555"/>
          <w:sz w:val="24"/>
          <w:szCs w:val="24"/>
          <w:lang w:eastAsia="en-IN"/>
        </w:rPr>
      </w:pPr>
      <w:r>
        <w:rPr>
          <w:rStyle w:val="Strong"/>
          <w:rFonts w:ascii="Times New Roman" w:eastAsia="Times New Roman" w:hAnsi="Times New Roman" w:cs="Times New Roman"/>
          <w:b w:val="0"/>
          <w:color w:val="555555"/>
          <w:sz w:val="24"/>
          <w:szCs w:val="24"/>
          <w:lang w:eastAsia="en-IN"/>
        </w:rPr>
        <w:tab/>
      </w:r>
      <w:r w:rsidR="00CC6390" w:rsidRPr="00CC6390">
        <w:rPr>
          <w:rStyle w:val="Strong"/>
          <w:rFonts w:ascii="Times New Roman" w:eastAsia="Times New Roman" w:hAnsi="Times New Roman" w:cs="Times New Roman"/>
          <w:b w:val="0"/>
          <w:color w:val="555555"/>
          <w:sz w:val="24"/>
          <w:szCs w:val="24"/>
          <w:lang w:eastAsia="en-IN"/>
        </w:rPr>
        <w:t>The tools we are requiring are all available to us they are:</w:t>
      </w:r>
      <w:r>
        <w:rPr>
          <w:rStyle w:val="Strong"/>
          <w:rFonts w:ascii="Times New Roman" w:eastAsia="Times New Roman" w:hAnsi="Times New Roman" w:cs="Times New Roman"/>
          <w:b w:val="0"/>
          <w:color w:val="555555"/>
          <w:sz w:val="24"/>
          <w:szCs w:val="24"/>
          <w:lang w:eastAsia="en-IN"/>
        </w:rPr>
        <w:br/>
      </w:r>
    </w:p>
    <w:p w:rsidR="00CC6390" w:rsidRPr="00CC6390" w:rsidRDefault="00CC6390" w:rsidP="00EA7064">
      <w:pPr>
        <w:pStyle w:val="ListParagraph"/>
        <w:spacing w:line="360" w:lineRule="auto"/>
        <w:ind w:left="1429" w:firstLine="11"/>
        <w:rPr>
          <w:rStyle w:val="Strong"/>
          <w:rFonts w:ascii="Times New Roman" w:eastAsia="Times New Roman" w:hAnsi="Times New Roman" w:cs="Times New Roman"/>
          <w:b w:val="0"/>
          <w:color w:val="555555"/>
          <w:sz w:val="24"/>
          <w:szCs w:val="24"/>
          <w:lang w:eastAsia="en-IN"/>
        </w:rPr>
      </w:pPr>
      <w:r w:rsidRPr="00CC6390">
        <w:rPr>
          <w:rStyle w:val="Strong"/>
          <w:rFonts w:ascii="Times New Roman" w:eastAsia="Times New Roman" w:hAnsi="Times New Roman" w:cs="Times New Roman"/>
          <w:b w:val="0"/>
          <w:color w:val="555555"/>
          <w:sz w:val="24"/>
          <w:szCs w:val="24"/>
          <w:lang w:eastAsia="en-IN"/>
        </w:rPr>
        <w:t>Hardware</w:t>
      </w:r>
    </w:p>
    <w:p w:rsidR="00CC6390" w:rsidRPr="00CC6390" w:rsidRDefault="00CC6390" w:rsidP="00EA7064">
      <w:pPr>
        <w:pStyle w:val="ListParagraph"/>
        <w:numPr>
          <w:ilvl w:val="0"/>
          <w:numId w:val="23"/>
        </w:numPr>
        <w:spacing w:line="360" w:lineRule="auto"/>
        <w:rPr>
          <w:rStyle w:val="Strong"/>
          <w:rFonts w:ascii="Times New Roman" w:eastAsia="Times New Roman" w:hAnsi="Times New Roman" w:cs="Times New Roman"/>
          <w:b w:val="0"/>
          <w:color w:val="555555"/>
          <w:sz w:val="24"/>
          <w:szCs w:val="24"/>
          <w:lang w:eastAsia="en-IN"/>
        </w:rPr>
      </w:pPr>
      <w:r w:rsidRPr="00CC6390">
        <w:rPr>
          <w:rStyle w:val="Strong"/>
          <w:rFonts w:ascii="Times New Roman" w:eastAsia="Times New Roman" w:hAnsi="Times New Roman" w:cs="Times New Roman"/>
          <w:b w:val="0"/>
          <w:color w:val="555555"/>
          <w:sz w:val="24"/>
          <w:szCs w:val="24"/>
          <w:lang w:eastAsia="en-IN"/>
        </w:rPr>
        <w:t>Web Hosting Server</w:t>
      </w:r>
    </w:p>
    <w:p w:rsidR="00CC6390" w:rsidRPr="00CC6390" w:rsidRDefault="00CC6390" w:rsidP="00EA7064">
      <w:pPr>
        <w:pStyle w:val="ListParagraph"/>
        <w:spacing w:line="360" w:lineRule="auto"/>
        <w:ind w:left="1429" w:firstLine="11"/>
        <w:rPr>
          <w:rStyle w:val="Strong"/>
          <w:rFonts w:ascii="Times New Roman" w:eastAsia="Times New Roman" w:hAnsi="Times New Roman" w:cs="Times New Roman"/>
          <w:b w:val="0"/>
          <w:color w:val="555555"/>
          <w:sz w:val="24"/>
          <w:szCs w:val="24"/>
          <w:lang w:eastAsia="en-IN"/>
        </w:rPr>
      </w:pPr>
      <w:r w:rsidRPr="00CC6390">
        <w:rPr>
          <w:rStyle w:val="Strong"/>
          <w:rFonts w:ascii="Times New Roman" w:eastAsia="Times New Roman" w:hAnsi="Times New Roman" w:cs="Times New Roman"/>
          <w:b w:val="0"/>
          <w:color w:val="555555"/>
          <w:sz w:val="24"/>
          <w:szCs w:val="24"/>
          <w:lang w:eastAsia="en-IN"/>
        </w:rPr>
        <w:t>Software</w:t>
      </w:r>
    </w:p>
    <w:p w:rsidR="00CC6390" w:rsidRPr="00CC6390" w:rsidRDefault="00CC6390" w:rsidP="00EA7064">
      <w:pPr>
        <w:pStyle w:val="ListParagraph"/>
        <w:numPr>
          <w:ilvl w:val="0"/>
          <w:numId w:val="23"/>
        </w:numPr>
        <w:spacing w:line="360" w:lineRule="auto"/>
        <w:rPr>
          <w:rStyle w:val="Strong"/>
          <w:rFonts w:ascii="Times New Roman" w:eastAsia="Times New Roman" w:hAnsi="Times New Roman" w:cs="Times New Roman"/>
          <w:b w:val="0"/>
          <w:color w:val="555555"/>
          <w:sz w:val="24"/>
          <w:szCs w:val="24"/>
          <w:lang w:eastAsia="en-IN"/>
        </w:rPr>
      </w:pPr>
      <w:r w:rsidRPr="00CC6390">
        <w:rPr>
          <w:rStyle w:val="Strong"/>
          <w:rFonts w:ascii="Times New Roman" w:eastAsia="Times New Roman" w:hAnsi="Times New Roman" w:cs="Times New Roman"/>
          <w:b w:val="0"/>
          <w:color w:val="555555"/>
          <w:sz w:val="24"/>
          <w:szCs w:val="24"/>
          <w:lang w:eastAsia="en-IN"/>
        </w:rPr>
        <w:t>Local</w:t>
      </w:r>
      <w:r w:rsidR="008614CD">
        <w:rPr>
          <w:rStyle w:val="Strong"/>
          <w:rFonts w:ascii="Times New Roman" w:eastAsia="Times New Roman" w:hAnsi="Times New Roman" w:cs="Times New Roman"/>
          <w:b w:val="0"/>
          <w:color w:val="555555"/>
          <w:sz w:val="24"/>
          <w:szCs w:val="24"/>
          <w:lang w:eastAsia="en-IN"/>
        </w:rPr>
        <w:t xml:space="preserve"> Web Hosting</w:t>
      </w:r>
      <w:r w:rsidRPr="00CC6390">
        <w:rPr>
          <w:rStyle w:val="Strong"/>
          <w:rFonts w:ascii="Times New Roman" w:eastAsia="Times New Roman" w:hAnsi="Times New Roman" w:cs="Times New Roman"/>
          <w:b w:val="0"/>
          <w:color w:val="555555"/>
          <w:sz w:val="24"/>
          <w:szCs w:val="24"/>
          <w:lang w:eastAsia="en-IN"/>
        </w:rPr>
        <w:t xml:space="preserve"> Server Application</w:t>
      </w:r>
    </w:p>
    <w:p w:rsidR="00CC6390" w:rsidRPr="00CC6390" w:rsidRDefault="00CC6390" w:rsidP="00EA7064">
      <w:pPr>
        <w:pStyle w:val="ListParagraph"/>
        <w:numPr>
          <w:ilvl w:val="0"/>
          <w:numId w:val="23"/>
        </w:numPr>
        <w:spacing w:line="360" w:lineRule="auto"/>
        <w:rPr>
          <w:rStyle w:val="Strong"/>
          <w:rFonts w:ascii="Times New Roman" w:eastAsia="Times New Roman" w:hAnsi="Times New Roman" w:cs="Times New Roman"/>
          <w:b w:val="0"/>
          <w:color w:val="555555"/>
          <w:sz w:val="24"/>
          <w:szCs w:val="24"/>
          <w:lang w:eastAsia="en-IN"/>
        </w:rPr>
      </w:pPr>
      <w:r w:rsidRPr="00CC6390">
        <w:rPr>
          <w:rStyle w:val="Strong"/>
          <w:rFonts w:ascii="Times New Roman" w:eastAsia="Times New Roman" w:hAnsi="Times New Roman" w:cs="Times New Roman"/>
          <w:b w:val="0"/>
          <w:color w:val="555555"/>
          <w:sz w:val="24"/>
          <w:szCs w:val="24"/>
          <w:lang w:eastAsia="en-IN"/>
        </w:rPr>
        <w:t>Web browser</w:t>
      </w:r>
    </w:p>
    <w:p w:rsidR="00CC6390" w:rsidRPr="00CC6390" w:rsidRDefault="00CC6390" w:rsidP="00EA7064">
      <w:pPr>
        <w:pStyle w:val="ListParagraph"/>
        <w:numPr>
          <w:ilvl w:val="0"/>
          <w:numId w:val="23"/>
        </w:numPr>
        <w:spacing w:line="360" w:lineRule="auto"/>
        <w:rPr>
          <w:rStyle w:val="Strong"/>
          <w:rFonts w:ascii="Times New Roman" w:eastAsia="Times New Roman" w:hAnsi="Times New Roman" w:cs="Times New Roman"/>
          <w:b w:val="0"/>
          <w:color w:val="555555"/>
          <w:sz w:val="24"/>
          <w:szCs w:val="24"/>
          <w:lang w:eastAsia="en-IN"/>
        </w:rPr>
      </w:pPr>
      <w:r w:rsidRPr="00CC6390">
        <w:rPr>
          <w:rStyle w:val="Strong"/>
          <w:rFonts w:ascii="Times New Roman" w:eastAsia="Times New Roman" w:hAnsi="Times New Roman" w:cs="Times New Roman"/>
          <w:b w:val="0"/>
          <w:color w:val="555555"/>
          <w:sz w:val="24"/>
          <w:szCs w:val="24"/>
          <w:lang w:eastAsia="en-IN"/>
        </w:rPr>
        <w:t>Test Editor</w:t>
      </w:r>
    </w:p>
    <w:p w:rsidR="00CC6390" w:rsidRPr="00CC6390" w:rsidRDefault="00CC6390" w:rsidP="00EA7064">
      <w:pPr>
        <w:pStyle w:val="ListParagraph"/>
        <w:spacing w:line="360" w:lineRule="auto"/>
        <w:ind w:left="1429" w:firstLine="11"/>
        <w:rPr>
          <w:rStyle w:val="Strong"/>
          <w:rFonts w:ascii="Times New Roman" w:eastAsia="Times New Roman" w:hAnsi="Times New Roman" w:cs="Times New Roman"/>
          <w:b w:val="0"/>
          <w:color w:val="555555"/>
          <w:sz w:val="24"/>
          <w:szCs w:val="24"/>
          <w:lang w:eastAsia="en-IN"/>
        </w:rPr>
      </w:pPr>
      <w:r w:rsidRPr="00CC6390">
        <w:rPr>
          <w:rStyle w:val="Strong"/>
          <w:rFonts w:ascii="Times New Roman" w:eastAsia="Times New Roman" w:hAnsi="Times New Roman" w:cs="Times New Roman"/>
          <w:b w:val="0"/>
          <w:color w:val="555555"/>
          <w:sz w:val="24"/>
          <w:szCs w:val="24"/>
          <w:lang w:eastAsia="en-IN"/>
        </w:rPr>
        <w:t>Technology</w:t>
      </w:r>
    </w:p>
    <w:p w:rsidR="00CC6390" w:rsidRPr="00CC6390" w:rsidRDefault="00CC6390" w:rsidP="00EA7064">
      <w:pPr>
        <w:pStyle w:val="ListParagraph"/>
        <w:numPr>
          <w:ilvl w:val="0"/>
          <w:numId w:val="23"/>
        </w:numPr>
        <w:spacing w:line="360" w:lineRule="auto"/>
        <w:rPr>
          <w:rStyle w:val="Strong"/>
          <w:rFonts w:ascii="Times New Roman" w:eastAsia="Times New Roman" w:hAnsi="Times New Roman" w:cs="Times New Roman"/>
          <w:b w:val="0"/>
          <w:color w:val="555555"/>
          <w:sz w:val="24"/>
          <w:szCs w:val="24"/>
          <w:lang w:eastAsia="en-IN"/>
        </w:rPr>
      </w:pPr>
      <w:r w:rsidRPr="00CC6390">
        <w:rPr>
          <w:rStyle w:val="Strong"/>
          <w:rFonts w:ascii="Times New Roman" w:eastAsia="Times New Roman" w:hAnsi="Times New Roman" w:cs="Times New Roman"/>
          <w:b w:val="0"/>
          <w:color w:val="555555"/>
          <w:sz w:val="24"/>
          <w:szCs w:val="24"/>
          <w:lang w:eastAsia="en-IN"/>
        </w:rPr>
        <w:t>HTML:</w:t>
      </w:r>
      <w:r w:rsidRPr="00CC6390">
        <w:rPr>
          <w:rFonts w:ascii="Times New Roman" w:hAnsi="Times New Roman" w:cs="Times New Roman"/>
          <w:sz w:val="24"/>
          <w:szCs w:val="24"/>
        </w:rPr>
        <w:t xml:space="preserve"> </w:t>
      </w:r>
      <w:r w:rsidRPr="00CC6390">
        <w:rPr>
          <w:rStyle w:val="Strong"/>
          <w:rFonts w:ascii="Times New Roman" w:eastAsia="Times New Roman" w:hAnsi="Times New Roman" w:cs="Times New Roman"/>
          <w:b w:val="0"/>
          <w:color w:val="555555"/>
          <w:sz w:val="24"/>
          <w:szCs w:val="24"/>
          <w:lang w:eastAsia="en-IN"/>
        </w:rPr>
        <w:t>For Development of front-end structure</w:t>
      </w:r>
    </w:p>
    <w:p w:rsidR="00CC6390" w:rsidRPr="00CC6390" w:rsidRDefault="00CC6390" w:rsidP="00EA7064">
      <w:pPr>
        <w:pStyle w:val="ListParagraph"/>
        <w:numPr>
          <w:ilvl w:val="0"/>
          <w:numId w:val="23"/>
        </w:numPr>
        <w:spacing w:line="360" w:lineRule="auto"/>
        <w:rPr>
          <w:rStyle w:val="Strong"/>
          <w:rFonts w:ascii="Times New Roman" w:eastAsia="Times New Roman" w:hAnsi="Times New Roman" w:cs="Times New Roman"/>
          <w:b w:val="0"/>
          <w:color w:val="555555"/>
          <w:sz w:val="24"/>
          <w:szCs w:val="24"/>
          <w:lang w:eastAsia="en-IN"/>
        </w:rPr>
      </w:pPr>
      <w:r w:rsidRPr="00CC6390">
        <w:rPr>
          <w:rStyle w:val="Strong"/>
          <w:rFonts w:ascii="Times New Roman" w:eastAsia="Times New Roman" w:hAnsi="Times New Roman" w:cs="Times New Roman"/>
          <w:b w:val="0"/>
          <w:color w:val="555555"/>
          <w:sz w:val="24"/>
          <w:szCs w:val="24"/>
          <w:lang w:eastAsia="en-IN"/>
        </w:rPr>
        <w:t>CSS:</w:t>
      </w:r>
      <w:r w:rsidRPr="00CC6390">
        <w:rPr>
          <w:rFonts w:ascii="Times New Roman" w:hAnsi="Times New Roman" w:cs="Times New Roman"/>
          <w:sz w:val="24"/>
          <w:szCs w:val="24"/>
        </w:rPr>
        <w:t xml:space="preserve"> </w:t>
      </w:r>
      <w:r w:rsidRPr="00CC6390">
        <w:rPr>
          <w:rStyle w:val="Strong"/>
          <w:rFonts w:ascii="Times New Roman" w:eastAsia="Times New Roman" w:hAnsi="Times New Roman" w:cs="Times New Roman"/>
          <w:b w:val="0"/>
          <w:color w:val="555555"/>
          <w:sz w:val="24"/>
          <w:szCs w:val="24"/>
          <w:lang w:eastAsia="en-IN"/>
        </w:rPr>
        <w:t>For enhancement appearance of front-end and user interface</w:t>
      </w:r>
    </w:p>
    <w:p w:rsidR="00CC6390" w:rsidRPr="00CC6390" w:rsidRDefault="00CC6390" w:rsidP="00EA7064">
      <w:pPr>
        <w:pStyle w:val="ListParagraph"/>
        <w:numPr>
          <w:ilvl w:val="0"/>
          <w:numId w:val="23"/>
        </w:numPr>
        <w:spacing w:line="360" w:lineRule="auto"/>
        <w:rPr>
          <w:rStyle w:val="Strong"/>
          <w:rFonts w:ascii="Times New Roman" w:eastAsia="Times New Roman" w:hAnsi="Times New Roman" w:cs="Times New Roman"/>
          <w:b w:val="0"/>
          <w:color w:val="555555"/>
          <w:sz w:val="24"/>
          <w:szCs w:val="24"/>
          <w:lang w:eastAsia="en-IN"/>
        </w:rPr>
      </w:pPr>
      <w:r w:rsidRPr="00CC6390">
        <w:rPr>
          <w:rStyle w:val="Strong"/>
          <w:rFonts w:ascii="Times New Roman" w:eastAsia="Times New Roman" w:hAnsi="Times New Roman" w:cs="Times New Roman"/>
          <w:b w:val="0"/>
          <w:color w:val="555555"/>
          <w:sz w:val="24"/>
          <w:szCs w:val="24"/>
          <w:lang w:eastAsia="en-IN"/>
        </w:rPr>
        <w:t xml:space="preserve">Bootstrap: For speeding up of </w:t>
      </w:r>
      <w:r w:rsidR="00B70938">
        <w:rPr>
          <w:rStyle w:val="Strong"/>
          <w:rFonts w:ascii="Times New Roman" w:eastAsia="Times New Roman" w:hAnsi="Times New Roman" w:cs="Times New Roman"/>
          <w:b w:val="0"/>
          <w:color w:val="555555"/>
          <w:sz w:val="24"/>
          <w:szCs w:val="24"/>
          <w:lang w:eastAsia="en-IN"/>
        </w:rPr>
        <w:t xml:space="preserve">front-end </w:t>
      </w:r>
      <w:r w:rsidR="00B618A6">
        <w:rPr>
          <w:rStyle w:val="Strong"/>
          <w:rFonts w:ascii="Times New Roman" w:eastAsia="Times New Roman" w:hAnsi="Times New Roman" w:cs="Times New Roman"/>
          <w:b w:val="0"/>
          <w:color w:val="555555"/>
          <w:sz w:val="24"/>
          <w:szCs w:val="24"/>
          <w:lang w:eastAsia="en-IN"/>
        </w:rPr>
        <w:t>d</w:t>
      </w:r>
      <w:r w:rsidRPr="00CC6390">
        <w:rPr>
          <w:rStyle w:val="Strong"/>
          <w:rFonts w:ascii="Times New Roman" w:eastAsia="Times New Roman" w:hAnsi="Times New Roman" w:cs="Times New Roman"/>
          <w:b w:val="0"/>
          <w:color w:val="555555"/>
          <w:sz w:val="24"/>
          <w:szCs w:val="24"/>
          <w:lang w:eastAsia="en-IN"/>
        </w:rPr>
        <w:t>evelopment</w:t>
      </w:r>
      <w:r w:rsidR="00B70938">
        <w:rPr>
          <w:rStyle w:val="Strong"/>
          <w:rFonts w:ascii="Times New Roman" w:eastAsia="Times New Roman" w:hAnsi="Times New Roman" w:cs="Times New Roman"/>
          <w:b w:val="0"/>
          <w:color w:val="555555"/>
          <w:sz w:val="24"/>
          <w:szCs w:val="24"/>
          <w:lang w:eastAsia="en-IN"/>
        </w:rPr>
        <w:t xml:space="preserve"> process</w:t>
      </w:r>
      <w:r w:rsidRPr="00CC6390">
        <w:rPr>
          <w:rStyle w:val="Strong"/>
          <w:rFonts w:ascii="Times New Roman" w:eastAsia="Times New Roman" w:hAnsi="Times New Roman" w:cs="Times New Roman"/>
          <w:b w:val="0"/>
          <w:color w:val="555555"/>
          <w:sz w:val="24"/>
          <w:szCs w:val="24"/>
          <w:lang w:eastAsia="en-IN"/>
        </w:rPr>
        <w:t>, create responsive design</w:t>
      </w:r>
    </w:p>
    <w:p w:rsidR="00CC6390" w:rsidRPr="00CC6390" w:rsidRDefault="00CC6390" w:rsidP="00EA7064">
      <w:pPr>
        <w:pStyle w:val="ListParagraph"/>
        <w:numPr>
          <w:ilvl w:val="0"/>
          <w:numId w:val="23"/>
        </w:numPr>
        <w:spacing w:line="360" w:lineRule="auto"/>
        <w:rPr>
          <w:rStyle w:val="Strong"/>
          <w:rFonts w:ascii="Times New Roman" w:eastAsia="Times New Roman" w:hAnsi="Times New Roman" w:cs="Times New Roman"/>
          <w:b w:val="0"/>
          <w:color w:val="555555"/>
          <w:sz w:val="24"/>
          <w:szCs w:val="24"/>
          <w:lang w:eastAsia="en-IN"/>
        </w:rPr>
      </w:pPr>
      <w:r w:rsidRPr="00CC6390">
        <w:rPr>
          <w:rStyle w:val="Strong"/>
          <w:rFonts w:ascii="Times New Roman" w:eastAsia="Times New Roman" w:hAnsi="Times New Roman" w:cs="Times New Roman"/>
          <w:b w:val="0"/>
          <w:color w:val="555555"/>
          <w:sz w:val="24"/>
          <w:szCs w:val="24"/>
          <w:lang w:eastAsia="en-IN"/>
        </w:rPr>
        <w:t>JavaScript: For dynamically update / changes on client site</w:t>
      </w:r>
    </w:p>
    <w:p w:rsidR="00CC6390" w:rsidRPr="00CC6390" w:rsidRDefault="00CC6390" w:rsidP="00EA7064">
      <w:pPr>
        <w:pStyle w:val="ListParagraph"/>
        <w:numPr>
          <w:ilvl w:val="0"/>
          <w:numId w:val="23"/>
        </w:numPr>
        <w:spacing w:line="360" w:lineRule="auto"/>
        <w:rPr>
          <w:rStyle w:val="Strong"/>
          <w:rFonts w:ascii="Times New Roman" w:eastAsia="Times New Roman" w:hAnsi="Times New Roman" w:cs="Times New Roman"/>
          <w:b w:val="0"/>
          <w:color w:val="555555"/>
          <w:sz w:val="24"/>
          <w:szCs w:val="24"/>
          <w:lang w:eastAsia="en-IN"/>
        </w:rPr>
      </w:pPr>
      <w:r w:rsidRPr="00CC6390">
        <w:rPr>
          <w:rStyle w:val="Strong"/>
          <w:rFonts w:ascii="Times New Roman" w:eastAsia="Times New Roman" w:hAnsi="Times New Roman" w:cs="Times New Roman"/>
          <w:b w:val="0"/>
          <w:color w:val="555555"/>
          <w:sz w:val="24"/>
          <w:szCs w:val="24"/>
          <w:lang w:eastAsia="en-IN"/>
        </w:rPr>
        <w:lastRenderedPageBreak/>
        <w:t>AJAX:</w:t>
      </w:r>
      <w:r w:rsidRPr="00CC6390">
        <w:rPr>
          <w:rFonts w:ascii="Times New Roman" w:hAnsi="Times New Roman" w:cs="Times New Roman"/>
          <w:sz w:val="24"/>
          <w:szCs w:val="24"/>
        </w:rPr>
        <w:t xml:space="preserve"> </w:t>
      </w:r>
      <w:r w:rsidRPr="00CC6390">
        <w:rPr>
          <w:rStyle w:val="Strong"/>
          <w:rFonts w:ascii="Times New Roman" w:eastAsia="Times New Roman" w:hAnsi="Times New Roman" w:cs="Times New Roman"/>
          <w:b w:val="0"/>
          <w:color w:val="555555"/>
          <w:sz w:val="24"/>
          <w:szCs w:val="24"/>
          <w:lang w:eastAsia="en-IN"/>
        </w:rPr>
        <w:t xml:space="preserve">To perform Call-backs, Making Asynchronous Calls between client and server, </w:t>
      </w:r>
      <w:proofErr w:type="gramStart"/>
      <w:r w:rsidRPr="00CC6390">
        <w:rPr>
          <w:rStyle w:val="Strong"/>
          <w:rFonts w:ascii="Times New Roman" w:eastAsia="Times New Roman" w:hAnsi="Times New Roman" w:cs="Times New Roman"/>
          <w:b w:val="0"/>
          <w:color w:val="555555"/>
          <w:sz w:val="24"/>
          <w:szCs w:val="24"/>
          <w:lang w:eastAsia="en-IN"/>
        </w:rPr>
        <w:t>Increasing</w:t>
      </w:r>
      <w:proofErr w:type="gramEnd"/>
      <w:r w:rsidRPr="00CC6390">
        <w:rPr>
          <w:rStyle w:val="Strong"/>
          <w:rFonts w:ascii="Times New Roman" w:eastAsia="Times New Roman" w:hAnsi="Times New Roman" w:cs="Times New Roman"/>
          <w:b w:val="0"/>
          <w:color w:val="555555"/>
          <w:sz w:val="24"/>
          <w:szCs w:val="24"/>
          <w:lang w:eastAsia="en-IN"/>
        </w:rPr>
        <w:t xml:space="preserve"> speed</w:t>
      </w:r>
      <w:r w:rsidR="00FF24B8">
        <w:rPr>
          <w:rStyle w:val="Strong"/>
          <w:rFonts w:ascii="Times New Roman" w:eastAsia="Times New Roman" w:hAnsi="Times New Roman" w:cs="Times New Roman"/>
          <w:b w:val="0"/>
          <w:color w:val="555555"/>
          <w:sz w:val="24"/>
          <w:szCs w:val="24"/>
          <w:lang w:eastAsia="en-IN"/>
        </w:rPr>
        <w:t xml:space="preserve"> and reducing bandwidth usage</w:t>
      </w:r>
    </w:p>
    <w:p w:rsidR="00CC6390" w:rsidRPr="00CC6390" w:rsidRDefault="00CC6390" w:rsidP="00EA7064">
      <w:pPr>
        <w:pStyle w:val="ListParagraph"/>
        <w:numPr>
          <w:ilvl w:val="0"/>
          <w:numId w:val="23"/>
        </w:numPr>
        <w:spacing w:line="360" w:lineRule="auto"/>
        <w:rPr>
          <w:rStyle w:val="Strong"/>
          <w:rFonts w:ascii="Times New Roman" w:eastAsia="Times New Roman" w:hAnsi="Times New Roman" w:cs="Times New Roman"/>
          <w:b w:val="0"/>
          <w:color w:val="555555"/>
          <w:sz w:val="24"/>
          <w:szCs w:val="24"/>
          <w:lang w:eastAsia="en-IN"/>
        </w:rPr>
      </w:pPr>
      <w:r w:rsidRPr="00CC6390">
        <w:rPr>
          <w:rStyle w:val="Strong"/>
          <w:rFonts w:ascii="Times New Roman" w:eastAsia="Times New Roman" w:hAnsi="Times New Roman" w:cs="Times New Roman"/>
          <w:b w:val="0"/>
          <w:color w:val="555555"/>
          <w:sz w:val="24"/>
          <w:szCs w:val="24"/>
          <w:lang w:eastAsia="en-IN"/>
        </w:rPr>
        <w:t>PHP:</w:t>
      </w:r>
      <w:r w:rsidRPr="00CC6390">
        <w:rPr>
          <w:rFonts w:ascii="Times New Roman" w:hAnsi="Times New Roman" w:cs="Times New Roman"/>
          <w:sz w:val="24"/>
          <w:szCs w:val="24"/>
        </w:rPr>
        <w:t xml:space="preserve"> </w:t>
      </w:r>
      <w:r w:rsidRPr="00CC6390">
        <w:rPr>
          <w:rStyle w:val="Strong"/>
          <w:rFonts w:ascii="Times New Roman" w:eastAsia="Times New Roman" w:hAnsi="Times New Roman" w:cs="Times New Roman"/>
          <w:b w:val="0"/>
          <w:color w:val="555555"/>
          <w:sz w:val="24"/>
          <w:szCs w:val="24"/>
          <w:lang w:eastAsia="en-IN"/>
        </w:rPr>
        <w:t>To perform server side operations</w:t>
      </w:r>
    </w:p>
    <w:p w:rsidR="00CC6390" w:rsidRPr="00CC6390" w:rsidRDefault="00CC6390" w:rsidP="00EA7064">
      <w:pPr>
        <w:pStyle w:val="ListParagraph"/>
        <w:numPr>
          <w:ilvl w:val="0"/>
          <w:numId w:val="23"/>
        </w:numPr>
        <w:spacing w:line="360" w:lineRule="auto"/>
        <w:rPr>
          <w:rStyle w:val="Strong"/>
          <w:rFonts w:ascii="Times New Roman" w:eastAsia="Times New Roman" w:hAnsi="Times New Roman" w:cs="Times New Roman"/>
          <w:b w:val="0"/>
          <w:color w:val="555555"/>
          <w:sz w:val="24"/>
          <w:szCs w:val="24"/>
          <w:lang w:eastAsia="en-IN"/>
        </w:rPr>
      </w:pPr>
      <w:r w:rsidRPr="00CC6390">
        <w:rPr>
          <w:rStyle w:val="Strong"/>
          <w:rFonts w:ascii="Times New Roman" w:eastAsia="Times New Roman" w:hAnsi="Times New Roman" w:cs="Times New Roman"/>
          <w:b w:val="0"/>
          <w:color w:val="555555"/>
          <w:sz w:val="24"/>
          <w:szCs w:val="24"/>
          <w:lang w:eastAsia="en-IN"/>
        </w:rPr>
        <w:t>MySQL: For maintaining database and relations</w:t>
      </w:r>
    </w:p>
    <w:p w:rsidR="00CC6390" w:rsidRPr="00CC6390" w:rsidRDefault="00CC6390" w:rsidP="00EA7064">
      <w:pPr>
        <w:pStyle w:val="ListParagraph"/>
        <w:numPr>
          <w:ilvl w:val="0"/>
          <w:numId w:val="23"/>
        </w:numPr>
        <w:spacing w:line="360" w:lineRule="auto"/>
        <w:rPr>
          <w:rStyle w:val="Strong"/>
          <w:rFonts w:ascii="Times New Roman" w:eastAsia="Times New Roman" w:hAnsi="Times New Roman" w:cs="Times New Roman"/>
          <w:b w:val="0"/>
          <w:color w:val="555555"/>
          <w:sz w:val="24"/>
          <w:szCs w:val="24"/>
          <w:lang w:eastAsia="en-IN"/>
        </w:rPr>
      </w:pPr>
      <w:r w:rsidRPr="00CC6390">
        <w:rPr>
          <w:rStyle w:val="Strong"/>
          <w:rFonts w:ascii="Times New Roman" w:eastAsia="Times New Roman" w:hAnsi="Times New Roman" w:cs="Times New Roman"/>
          <w:b w:val="0"/>
          <w:color w:val="555555"/>
          <w:sz w:val="24"/>
          <w:szCs w:val="24"/>
          <w:lang w:eastAsia="en-IN"/>
        </w:rPr>
        <w:t>FFMPEG: To preform streaming of video at client-site and video conversion</w:t>
      </w:r>
    </w:p>
    <w:p w:rsidR="00CC6390" w:rsidRPr="00CC6390" w:rsidRDefault="00CC6390" w:rsidP="00EA7064">
      <w:pPr>
        <w:pStyle w:val="ListParagraph"/>
        <w:spacing w:line="360" w:lineRule="auto"/>
        <w:rPr>
          <w:rStyle w:val="Strong"/>
          <w:rFonts w:ascii="Times New Roman" w:eastAsia="Times New Roman" w:hAnsi="Times New Roman" w:cs="Times New Roman"/>
          <w:b w:val="0"/>
          <w:color w:val="555555"/>
          <w:sz w:val="24"/>
          <w:szCs w:val="24"/>
          <w:lang w:eastAsia="en-IN"/>
        </w:rPr>
      </w:pPr>
    </w:p>
    <w:p w:rsidR="00CC6390" w:rsidRPr="004A5A07" w:rsidRDefault="00CC6390" w:rsidP="004A5A07">
      <w:pPr>
        <w:spacing w:line="360" w:lineRule="auto"/>
        <w:ind w:firstLine="720"/>
        <w:rPr>
          <w:rStyle w:val="Strong"/>
          <w:rFonts w:ascii="Times New Roman" w:eastAsia="Times New Roman" w:hAnsi="Times New Roman" w:cs="Times New Roman"/>
          <w:color w:val="555555"/>
          <w:sz w:val="28"/>
          <w:szCs w:val="24"/>
          <w:lang w:eastAsia="en-IN"/>
        </w:rPr>
      </w:pPr>
      <w:r w:rsidRPr="004A5A07">
        <w:rPr>
          <w:rStyle w:val="Strong"/>
          <w:rFonts w:ascii="Times New Roman" w:eastAsia="Times New Roman" w:hAnsi="Times New Roman" w:cs="Times New Roman"/>
          <w:color w:val="555555"/>
          <w:sz w:val="28"/>
          <w:szCs w:val="24"/>
          <w:lang w:eastAsia="en-IN"/>
        </w:rPr>
        <w:t>Economic feasibility</w:t>
      </w:r>
    </w:p>
    <w:p w:rsidR="00CC6390" w:rsidRPr="00CC6390" w:rsidRDefault="00CC6390" w:rsidP="00EA7064">
      <w:pPr>
        <w:spacing w:line="360" w:lineRule="auto"/>
        <w:ind w:left="720" w:firstLine="720"/>
      </w:pPr>
      <w:r w:rsidRPr="00CC6390">
        <w:rPr>
          <w:rStyle w:val="Strong"/>
          <w:rFonts w:ascii="Times New Roman" w:eastAsia="Times New Roman" w:hAnsi="Times New Roman" w:cs="Times New Roman"/>
          <w:b w:val="0"/>
          <w:color w:val="555555"/>
          <w:sz w:val="24"/>
          <w:szCs w:val="24"/>
          <w:lang w:eastAsia="en-IN"/>
        </w:rPr>
        <w:t>Issues to be study are, whether the new system is cost effective or not? The benefits in the form of reduced cost?</w:t>
      </w:r>
      <w:r w:rsidRPr="00CC6390">
        <w:tab/>
      </w:r>
    </w:p>
    <w:p w:rsidR="00CC6390" w:rsidRPr="00CC6390" w:rsidRDefault="00CC6390" w:rsidP="00EA7064">
      <w:pPr>
        <w:pStyle w:val="NormalWeb"/>
        <w:shd w:val="clear" w:color="auto" w:fill="FFFFFF"/>
        <w:spacing w:before="0" w:beforeAutospacing="0" w:after="0" w:afterAutospacing="0" w:line="360" w:lineRule="auto"/>
        <w:ind w:left="720"/>
        <w:rPr>
          <w:rStyle w:val="Strong"/>
          <w:b w:val="0"/>
          <w:color w:val="555555"/>
        </w:rPr>
      </w:pPr>
      <w:r w:rsidRPr="00CC6390">
        <w:tab/>
      </w:r>
      <w:r w:rsidRPr="00CC6390">
        <w:rPr>
          <w:rStyle w:val="Strong"/>
          <w:b w:val="0"/>
          <w:color w:val="555555"/>
        </w:rPr>
        <w:t xml:space="preserve">The </w:t>
      </w:r>
      <w:r w:rsidRPr="007E1F95">
        <w:rPr>
          <w:rStyle w:val="Strong"/>
          <w:color w:val="555555"/>
        </w:rPr>
        <w:t>video streaming</w:t>
      </w:r>
      <w:r w:rsidRPr="00CC6390">
        <w:rPr>
          <w:rStyle w:val="Strong"/>
          <w:b w:val="0"/>
          <w:color w:val="555555"/>
        </w:rPr>
        <w:t xml:space="preserve"> site it economically feasible. As the there is no such need to install any hardware. The project will only be required a hosting server which will be cost factor depending upon site usage. But the overall cost on the project software is medium.</w:t>
      </w:r>
    </w:p>
    <w:p w:rsidR="00CC6390" w:rsidRPr="00CC6390" w:rsidRDefault="00CC6390" w:rsidP="00EA7064">
      <w:pPr>
        <w:pStyle w:val="NormalWeb"/>
        <w:shd w:val="clear" w:color="auto" w:fill="FFFFFF"/>
        <w:spacing w:before="0" w:beforeAutospacing="0" w:after="0" w:afterAutospacing="0" w:line="360" w:lineRule="auto"/>
        <w:ind w:left="720"/>
        <w:rPr>
          <w:rStyle w:val="Strong"/>
          <w:b w:val="0"/>
          <w:color w:val="555555"/>
        </w:rPr>
      </w:pPr>
    </w:p>
    <w:p w:rsidR="00CC6390" w:rsidRPr="004A5A07" w:rsidRDefault="00CC6390" w:rsidP="004A5A07">
      <w:pPr>
        <w:spacing w:line="360" w:lineRule="auto"/>
        <w:ind w:firstLine="720"/>
        <w:rPr>
          <w:rStyle w:val="Strong"/>
          <w:rFonts w:ascii="Times New Roman" w:eastAsia="Times New Roman" w:hAnsi="Times New Roman" w:cs="Times New Roman"/>
          <w:color w:val="555555"/>
          <w:sz w:val="28"/>
          <w:szCs w:val="24"/>
          <w:lang w:eastAsia="en-IN"/>
        </w:rPr>
      </w:pPr>
      <w:r w:rsidRPr="004A5A07">
        <w:rPr>
          <w:rStyle w:val="Strong"/>
          <w:rFonts w:ascii="Times New Roman" w:eastAsia="Times New Roman" w:hAnsi="Times New Roman" w:cs="Times New Roman"/>
          <w:color w:val="555555"/>
          <w:sz w:val="28"/>
          <w:szCs w:val="24"/>
          <w:lang w:eastAsia="en-IN"/>
        </w:rPr>
        <w:t>Operational feasibility</w:t>
      </w:r>
    </w:p>
    <w:p w:rsidR="00CC6390" w:rsidRPr="00CC6390" w:rsidRDefault="00CC6390" w:rsidP="00EA7064">
      <w:pPr>
        <w:spacing w:line="360" w:lineRule="auto"/>
        <w:ind w:left="720" w:firstLine="720"/>
      </w:pPr>
      <w:r w:rsidRPr="00CC6390">
        <w:rPr>
          <w:rStyle w:val="Strong"/>
          <w:rFonts w:ascii="Times New Roman" w:eastAsia="Times New Roman" w:hAnsi="Times New Roman" w:cs="Times New Roman"/>
          <w:b w:val="0"/>
          <w:color w:val="555555"/>
          <w:sz w:val="24"/>
          <w:szCs w:val="24"/>
          <w:lang w:eastAsia="en-IN"/>
        </w:rPr>
        <w:t xml:space="preserve">Issues to be study are, is there sufficient support for management and users? Is the current method acceptable to users? Will the proposed system cause any harm? </w:t>
      </w:r>
    </w:p>
    <w:p w:rsidR="00CC6390" w:rsidRPr="005075C4" w:rsidRDefault="00CC6390" w:rsidP="00EA7064">
      <w:pPr>
        <w:pStyle w:val="NormalWeb"/>
        <w:shd w:val="clear" w:color="auto" w:fill="FFFFFF"/>
        <w:spacing w:before="0" w:beforeAutospacing="0" w:after="0" w:afterAutospacing="0" w:line="360" w:lineRule="auto"/>
        <w:ind w:left="720"/>
        <w:rPr>
          <w:rStyle w:val="Strong"/>
          <w:b w:val="0"/>
          <w:color w:val="FF0000"/>
        </w:rPr>
      </w:pPr>
      <w:r w:rsidRPr="00CC6390">
        <w:tab/>
      </w:r>
      <w:r w:rsidRPr="005075C4">
        <w:rPr>
          <w:rStyle w:val="Strong"/>
          <w:b w:val="0"/>
          <w:color w:val="FF0000"/>
        </w:rPr>
        <w:t xml:space="preserve">The </w:t>
      </w:r>
      <w:r w:rsidRPr="005075C4">
        <w:rPr>
          <w:rStyle w:val="Strong"/>
          <w:color w:val="FF0000"/>
        </w:rPr>
        <w:t>video streaming</w:t>
      </w:r>
      <w:r w:rsidRPr="005075C4">
        <w:rPr>
          <w:rStyle w:val="Strong"/>
          <w:b w:val="0"/>
          <w:color w:val="FF0000"/>
        </w:rPr>
        <w:t xml:space="preserve"> site it operation feasible. This website provides user easy access to upload videos and modifications with them, and also gives them access to watch videos of other users. The website is very user friendly and user do not require any prior knowledge to go through the various operations.</w:t>
      </w:r>
    </w:p>
    <w:p w:rsidR="00EA7064" w:rsidRDefault="00EA7064">
      <w:pPr>
        <w:rPr>
          <w:rFonts w:ascii="Times New Roman" w:eastAsia="Times New Roman" w:hAnsi="Times New Roman" w:cs="Times New Roman"/>
          <w:sz w:val="24"/>
          <w:szCs w:val="24"/>
          <w:shd w:val="clear" w:color="auto" w:fill="FFFFFF"/>
          <w:lang w:eastAsia="en-IN"/>
        </w:rPr>
      </w:pPr>
      <w:r>
        <w:rPr>
          <w:rFonts w:ascii="Times New Roman" w:eastAsia="Times New Roman" w:hAnsi="Times New Roman" w:cs="Times New Roman"/>
          <w:sz w:val="24"/>
          <w:szCs w:val="24"/>
          <w:shd w:val="clear" w:color="auto" w:fill="FFFFFF"/>
          <w:lang w:eastAsia="en-IN"/>
        </w:rPr>
        <w:br w:type="page"/>
      </w:r>
    </w:p>
    <w:p w:rsidR="00EA7064" w:rsidRPr="00A30A9C" w:rsidRDefault="00EA7064" w:rsidP="004A5A07">
      <w:pPr>
        <w:pStyle w:val="11"/>
        <w:numPr>
          <w:ilvl w:val="0"/>
          <w:numId w:val="0"/>
        </w:numPr>
        <w:ind w:left="450"/>
        <w:rPr>
          <w:rStyle w:val="Strong"/>
        </w:rPr>
      </w:pPr>
      <w:r w:rsidRPr="00EA7064">
        <w:rPr>
          <w:rStyle w:val="Strong"/>
          <w:u w:val="single"/>
        </w:rPr>
        <w:lastRenderedPageBreak/>
        <w:t xml:space="preserve">Physical Design </w:t>
      </w:r>
    </w:p>
    <w:p w:rsidR="00A30A9C" w:rsidRPr="00EA7064" w:rsidRDefault="00A30A9C" w:rsidP="00A30A9C">
      <w:pPr>
        <w:pStyle w:val="11"/>
        <w:numPr>
          <w:ilvl w:val="0"/>
          <w:numId w:val="0"/>
        </w:numPr>
        <w:ind w:left="450"/>
        <w:rPr>
          <w:rStyle w:val="Strong"/>
        </w:rPr>
      </w:pPr>
    </w:p>
    <w:p w:rsidR="00EA7064" w:rsidRPr="00A30A9C" w:rsidRDefault="00EA7064" w:rsidP="004A5A07">
      <w:pPr>
        <w:pStyle w:val="11"/>
        <w:numPr>
          <w:ilvl w:val="0"/>
          <w:numId w:val="0"/>
        </w:numPr>
        <w:ind w:left="720" w:hanging="270"/>
        <w:rPr>
          <w:rStyle w:val="Strong"/>
          <w:sz w:val="28"/>
        </w:rPr>
      </w:pPr>
      <w:r w:rsidRPr="00A30A9C">
        <w:rPr>
          <w:rStyle w:val="Strong"/>
          <w:sz w:val="28"/>
        </w:rPr>
        <w:t>Flowchart</w:t>
      </w:r>
    </w:p>
    <w:p w:rsidR="00EA7064" w:rsidRDefault="00EA7064" w:rsidP="00EA7064">
      <w:pPr>
        <w:pStyle w:val="ListParagraph"/>
        <w:spacing w:line="360" w:lineRule="auto"/>
        <w:ind w:left="0"/>
        <w:jc w:val="center"/>
        <w:rPr>
          <w:rStyle w:val="Strong"/>
          <w:rFonts w:ascii="Times New Roman" w:eastAsia="Times New Roman" w:hAnsi="Times New Roman" w:cs="Times New Roman"/>
          <w:color w:val="555555"/>
          <w:sz w:val="28"/>
          <w:szCs w:val="24"/>
          <w:lang w:eastAsia="en-IN"/>
        </w:rPr>
      </w:pPr>
      <w:r>
        <w:rPr>
          <w:rFonts w:ascii="Times New Roman" w:eastAsia="Times New Roman" w:hAnsi="Times New Roman" w:cs="Times New Roman"/>
          <w:b/>
          <w:bCs/>
          <w:noProof/>
          <w:color w:val="555555"/>
          <w:sz w:val="28"/>
          <w:szCs w:val="24"/>
          <w:lang w:eastAsia="en-IN"/>
        </w:rPr>
        <w:drawing>
          <wp:inline distT="0" distB="0" distL="0" distR="0" wp14:anchorId="4C02842C" wp14:editId="17957AE2">
            <wp:extent cx="5731510" cy="45243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chart.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524375"/>
                    </a:xfrm>
                    <a:prstGeom prst="rect">
                      <a:avLst/>
                    </a:prstGeom>
                  </pic:spPr>
                </pic:pic>
              </a:graphicData>
            </a:graphic>
          </wp:inline>
        </w:drawing>
      </w:r>
    </w:p>
    <w:p w:rsidR="00EA7064" w:rsidRDefault="00EA7064">
      <w:pPr>
        <w:rPr>
          <w:rStyle w:val="Strong"/>
          <w:rFonts w:ascii="Times New Roman" w:eastAsia="Times New Roman" w:hAnsi="Times New Roman" w:cs="Times New Roman"/>
          <w:color w:val="555555"/>
          <w:sz w:val="28"/>
          <w:szCs w:val="24"/>
          <w:lang w:eastAsia="en-IN"/>
        </w:rPr>
      </w:pPr>
      <w:r>
        <w:rPr>
          <w:rStyle w:val="Strong"/>
          <w:rFonts w:ascii="Times New Roman" w:eastAsia="Times New Roman" w:hAnsi="Times New Roman" w:cs="Times New Roman"/>
          <w:color w:val="555555"/>
          <w:sz w:val="28"/>
          <w:szCs w:val="24"/>
          <w:lang w:eastAsia="en-IN"/>
        </w:rPr>
        <w:br w:type="page"/>
      </w:r>
    </w:p>
    <w:p w:rsidR="00A30A9C" w:rsidRPr="004A5A07" w:rsidRDefault="00A30A9C" w:rsidP="004A5A07">
      <w:pPr>
        <w:spacing w:line="360" w:lineRule="auto"/>
        <w:ind w:firstLine="720"/>
        <w:rPr>
          <w:rStyle w:val="Strong"/>
          <w:rFonts w:ascii="Times New Roman" w:eastAsia="Times New Roman" w:hAnsi="Times New Roman" w:cs="Times New Roman"/>
          <w:color w:val="555555"/>
          <w:sz w:val="28"/>
          <w:szCs w:val="24"/>
          <w:lang w:eastAsia="en-IN"/>
        </w:rPr>
      </w:pPr>
      <w:r w:rsidRPr="004A5A07">
        <w:rPr>
          <w:rStyle w:val="Strong"/>
          <w:rFonts w:ascii="Times New Roman" w:eastAsia="Times New Roman" w:hAnsi="Times New Roman" w:cs="Times New Roman"/>
          <w:color w:val="555555"/>
          <w:sz w:val="28"/>
          <w:szCs w:val="24"/>
          <w:lang w:eastAsia="en-IN"/>
        </w:rPr>
        <w:lastRenderedPageBreak/>
        <w:t>Use Case Diagram</w:t>
      </w:r>
    </w:p>
    <w:p w:rsidR="00A30A9C" w:rsidRPr="00A30A9C" w:rsidRDefault="00A30A9C" w:rsidP="00A30A9C">
      <w:pPr>
        <w:spacing w:line="360" w:lineRule="auto"/>
        <w:rPr>
          <w:rStyle w:val="Strong"/>
          <w:rFonts w:ascii="Times New Roman" w:eastAsia="Times New Roman" w:hAnsi="Times New Roman" w:cs="Times New Roman"/>
          <w:color w:val="555555"/>
          <w:sz w:val="28"/>
          <w:szCs w:val="24"/>
          <w:lang w:eastAsia="en-IN"/>
        </w:rPr>
      </w:pPr>
      <w:r>
        <w:rPr>
          <w:rFonts w:ascii="Times New Roman" w:eastAsia="Times New Roman" w:hAnsi="Times New Roman" w:cs="Times New Roman"/>
          <w:b/>
          <w:bCs/>
          <w:noProof/>
          <w:color w:val="555555"/>
          <w:sz w:val="28"/>
          <w:szCs w:val="24"/>
          <w:lang w:eastAsia="en-IN"/>
        </w:rPr>
        <w:drawing>
          <wp:inline distT="0" distB="0" distL="0" distR="0" wp14:anchorId="5C97DCFB" wp14:editId="490581D1">
            <wp:extent cx="5731510" cy="43148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314825"/>
                    </a:xfrm>
                    <a:prstGeom prst="rect">
                      <a:avLst/>
                    </a:prstGeom>
                  </pic:spPr>
                </pic:pic>
              </a:graphicData>
            </a:graphic>
          </wp:inline>
        </w:drawing>
      </w:r>
    </w:p>
    <w:p w:rsidR="00663697" w:rsidRDefault="00663697">
      <w:pPr>
        <w:rPr>
          <w:rFonts w:ascii="Times New Roman" w:eastAsia="Times New Roman" w:hAnsi="Times New Roman" w:cs="Times New Roman"/>
          <w:sz w:val="24"/>
          <w:szCs w:val="24"/>
          <w:shd w:val="clear" w:color="auto" w:fill="FFFFFF"/>
          <w:lang w:eastAsia="en-IN"/>
        </w:rPr>
      </w:pPr>
      <w:r>
        <w:rPr>
          <w:rFonts w:ascii="Times New Roman" w:eastAsia="Times New Roman" w:hAnsi="Times New Roman" w:cs="Times New Roman"/>
          <w:sz w:val="24"/>
          <w:szCs w:val="24"/>
          <w:shd w:val="clear" w:color="auto" w:fill="FFFFFF"/>
          <w:lang w:eastAsia="en-IN"/>
        </w:rPr>
        <w:br w:type="page"/>
      </w:r>
    </w:p>
    <w:p w:rsidR="00663697" w:rsidRDefault="00663697" w:rsidP="00663697">
      <w:pPr>
        <w:spacing w:line="360" w:lineRule="auto"/>
        <w:ind w:firstLine="720"/>
        <w:rPr>
          <w:rStyle w:val="Strong"/>
          <w:rFonts w:ascii="Times New Roman" w:eastAsia="Times New Roman" w:hAnsi="Times New Roman" w:cs="Times New Roman"/>
          <w:color w:val="555555"/>
          <w:sz w:val="28"/>
          <w:szCs w:val="24"/>
          <w:lang w:eastAsia="en-IN"/>
        </w:rPr>
      </w:pPr>
      <w:r>
        <w:rPr>
          <w:rStyle w:val="Strong"/>
          <w:rFonts w:ascii="Times New Roman" w:eastAsia="Times New Roman" w:hAnsi="Times New Roman" w:cs="Times New Roman"/>
          <w:color w:val="555555"/>
          <w:sz w:val="28"/>
          <w:szCs w:val="24"/>
          <w:lang w:eastAsia="en-IN"/>
        </w:rPr>
        <w:lastRenderedPageBreak/>
        <w:t>Data Flow</w:t>
      </w:r>
      <w:r w:rsidRPr="004A5A07">
        <w:rPr>
          <w:rStyle w:val="Strong"/>
          <w:rFonts w:ascii="Times New Roman" w:eastAsia="Times New Roman" w:hAnsi="Times New Roman" w:cs="Times New Roman"/>
          <w:color w:val="555555"/>
          <w:sz w:val="28"/>
          <w:szCs w:val="24"/>
          <w:lang w:eastAsia="en-IN"/>
        </w:rPr>
        <w:t xml:space="preserve"> Diagram</w:t>
      </w:r>
    </w:p>
    <w:p w:rsidR="00663697" w:rsidRDefault="00040044">
      <w:pPr>
        <w:rPr>
          <w:rStyle w:val="Strong"/>
          <w:rFonts w:ascii="Times New Roman" w:eastAsia="Times New Roman" w:hAnsi="Times New Roman" w:cs="Times New Roman"/>
          <w:color w:val="555555"/>
          <w:sz w:val="28"/>
          <w:szCs w:val="24"/>
          <w:lang w:eastAsia="en-IN"/>
        </w:rPr>
      </w:pPr>
      <w:r>
        <w:rPr>
          <w:rStyle w:val="Strong"/>
          <w:rFonts w:ascii="Times New Roman" w:eastAsia="Times New Roman" w:hAnsi="Times New Roman" w:cs="Times New Roman"/>
          <w:color w:val="555555"/>
          <w:sz w:val="28"/>
          <w:szCs w:val="24"/>
          <w:lang w:eastAsia="en-IN"/>
        </w:rPr>
        <w:t>DEFINATION</w:t>
      </w:r>
    </w:p>
    <w:p w:rsidR="00040044" w:rsidRDefault="00040044">
      <w:pPr>
        <w:rPr>
          <w:rStyle w:val="Strong"/>
          <w:rFonts w:ascii="Times New Roman" w:eastAsia="Times New Roman" w:hAnsi="Times New Roman" w:cs="Times New Roman"/>
          <w:color w:val="555555"/>
          <w:sz w:val="28"/>
          <w:szCs w:val="24"/>
          <w:lang w:eastAsia="en-IN"/>
        </w:rPr>
      </w:pPr>
    </w:p>
    <w:p w:rsidR="00040044" w:rsidRDefault="00040044">
      <w:pPr>
        <w:rPr>
          <w:rStyle w:val="Strong"/>
          <w:rFonts w:ascii="Times New Roman" w:eastAsia="Times New Roman" w:hAnsi="Times New Roman" w:cs="Times New Roman"/>
          <w:color w:val="555555"/>
          <w:sz w:val="28"/>
          <w:szCs w:val="24"/>
          <w:lang w:eastAsia="en-IN"/>
        </w:rPr>
      </w:pPr>
      <w:r>
        <w:rPr>
          <w:rStyle w:val="Strong"/>
          <w:rFonts w:ascii="Times New Roman" w:eastAsia="Times New Roman" w:hAnsi="Times New Roman" w:cs="Times New Roman"/>
          <w:color w:val="555555"/>
          <w:sz w:val="28"/>
          <w:szCs w:val="24"/>
          <w:lang w:eastAsia="en-IN"/>
        </w:rPr>
        <w:br w:type="page"/>
      </w:r>
    </w:p>
    <w:p w:rsidR="00663697" w:rsidRDefault="00663697" w:rsidP="00663697">
      <w:pPr>
        <w:spacing w:line="360" w:lineRule="auto"/>
        <w:ind w:firstLine="720"/>
        <w:jc w:val="center"/>
        <w:rPr>
          <w:rStyle w:val="Strong"/>
          <w:rFonts w:ascii="Times New Roman" w:eastAsia="Times New Roman" w:hAnsi="Times New Roman" w:cs="Times New Roman"/>
          <w:color w:val="555555"/>
          <w:sz w:val="28"/>
          <w:szCs w:val="24"/>
          <w:lang w:eastAsia="en-IN"/>
        </w:rPr>
      </w:pPr>
      <w:r>
        <w:rPr>
          <w:rStyle w:val="Strong"/>
          <w:rFonts w:ascii="Times New Roman" w:eastAsia="Times New Roman" w:hAnsi="Times New Roman" w:cs="Times New Roman"/>
          <w:color w:val="555555"/>
          <w:sz w:val="28"/>
          <w:szCs w:val="24"/>
          <w:lang w:eastAsia="en-IN"/>
        </w:rPr>
        <w:lastRenderedPageBreak/>
        <w:t>Context Level Diagram</w:t>
      </w:r>
    </w:p>
    <w:p w:rsidR="00663697" w:rsidRDefault="00663697" w:rsidP="00663697">
      <w:pPr>
        <w:spacing w:line="360" w:lineRule="auto"/>
        <w:ind w:firstLine="720"/>
        <w:jc w:val="center"/>
        <w:rPr>
          <w:rStyle w:val="Strong"/>
          <w:rFonts w:ascii="Times New Roman" w:eastAsia="Times New Roman" w:hAnsi="Times New Roman" w:cs="Times New Roman"/>
          <w:color w:val="555555"/>
          <w:sz w:val="28"/>
          <w:szCs w:val="24"/>
          <w:lang w:eastAsia="en-IN"/>
        </w:rPr>
      </w:pPr>
    </w:p>
    <w:p w:rsidR="00663697" w:rsidRDefault="00663697" w:rsidP="00663697">
      <w:pPr>
        <w:spacing w:line="360" w:lineRule="auto"/>
        <w:rPr>
          <w:rStyle w:val="Strong"/>
          <w:rFonts w:ascii="Times New Roman" w:eastAsia="Times New Roman" w:hAnsi="Times New Roman" w:cs="Times New Roman"/>
          <w:color w:val="555555"/>
          <w:sz w:val="28"/>
          <w:szCs w:val="24"/>
          <w:lang w:eastAsia="en-IN"/>
        </w:rPr>
      </w:pPr>
      <w:r>
        <w:rPr>
          <w:rFonts w:ascii="Times New Roman" w:eastAsia="Times New Roman" w:hAnsi="Times New Roman" w:cs="Times New Roman"/>
          <w:b/>
          <w:bCs/>
          <w:noProof/>
          <w:color w:val="555555"/>
          <w:sz w:val="28"/>
          <w:szCs w:val="24"/>
          <w:lang w:eastAsia="en-IN"/>
        </w:rPr>
        <w:drawing>
          <wp:inline distT="0" distB="0" distL="0" distR="0" wp14:anchorId="735219B2" wp14:editId="2FB0BBA6">
            <wp:extent cx="5731510" cy="306324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FD LEVEL 0.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063240"/>
                    </a:xfrm>
                    <a:prstGeom prst="rect">
                      <a:avLst/>
                    </a:prstGeom>
                  </pic:spPr>
                </pic:pic>
              </a:graphicData>
            </a:graphic>
          </wp:inline>
        </w:drawing>
      </w:r>
    </w:p>
    <w:p w:rsidR="00663697" w:rsidRDefault="00663697">
      <w:pPr>
        <w:rPr>
          <w:rStyle w:val="Strong"/>
          <w:rFonts w:ascii="Times New Roman" w:eastAsia="Times New Roman" w:hAnsi="Times New Roman" w:cs="Times New Roman"/>
          <w:color w:val="555555"/>
          <w:sz w:val="28"/>
          <w:szCs w:val="24"/>
          <w:lang w:eastAsia="en-IN"/>
        </w:rPr>
      </w:pPr>
      <w:r>
        <w:rPr>
          <w:rStyle w:val="Strong"/>
          <w:rFonts w:ascii="Times New Roman" w:eastAsia="Times New Roman" w:hAnsi="Times New Roman" w:cs="Times New Roman"/>
          <w:color w:val="555555"/>
          <w:sz w:val="28"/>
          <w:szCs w:val="24"/>
          <w:lang w:eastAsia="en-IN"/>
        </w:rPr>
        <w:br w:type="page"/>
      </w:r>
    </w:p>
    <w:p w:rsidR="00663697" w:rsidRDefault="00663697" w:rsidP="00663697">
      <w:pPr>
        <w:spacing w:line="360" w:lineRule="auto"/>
        <w:ind w:firstLine="720"/>
        <w:jc w:val="center"/>
        <w:rPr>
          <w:rStyle w:val="Strong"/>
          <w:rFonts w:ascii="Times New Roman" w:eastAsia="Times New Roman" w:hAnsi="Times New Roman" w:cs="Times New Roman"/>
          <w:color w:val="555555"/>
          <w:sz w:val="28"/>
          <w:szCs w:val="24"/>
          <w:lang w:eastAsia="en-IN"/>
        </w:rPr>
      </w:pPr>
    </w:p>
    <w:p w:rsidR="00663697" w:rsidRDefault="00663697" w:rsidP="00663697">
      <w:pPr>
        <w:spacing w:line="360" w:lineRule="auto"/>
        <w:ind w:firstLine="720"/>
        <w:jc w:val="center"/>
        <w:rPr>
          <w:rStyle w:val="Strong"/>
          <w:rFonts w:ascii="Times New Roman" w:eastAsia="Times New Roman" w:hAnsi="Times New Roman" w:cs="Times New Roman"/>
          <w:color w:val="555555"/>
          <w:sz w:val="28"/>
          <w:szCs w:val="24"/>
          <w:lang w:eastAsia="en-IN"/>
        </w:rPr>
      </w:pPr>
      <w:r>
        <w:rPr>
          <w:rStyle w:val="Strong"/>
          <w:rFonts w:ascii="Times New Roman" w:eastAsia="Times New Roman" w:hAnsi="Times New Roman" w:cs="Times New Roman"/>
          <w:color w:val="555555"/>
          <w:sz w:val="28"/>
          <w:szCs w:val="24"/>
          <w:lang w:eastAsia="en-IN"/>
        </w:rPr>
        <w:t>Level-1 Diagram</w:t>
      </w:r>
    </w:p>
    <w:p w:rsidR="00663697" w:rsidRDefault="00663697" w:rsidP="00663697">
      <w:pPr>
        <w:spacing w:line="360" w:lineRule="auto"/>
        <w:rPr>
          <w:rStyle w:val="Strong"/>
          <w:rFonts w:ascii="Times New Roman" w:eastAsia="Times New Roman" w:hAnsi="Times New Roman" w:cs="Times New Roman"/>
          <w:color w:val="555555"/>
          <w:sz w:val="28"/>
          <w:szCs w:val="24"/>
          <w:lang w:eastAsia="en-IN"/>
        </w:rPr>
      </w:pPr>
      <w:r>
        <w:rPr>
          <w:rFonts w:ascii="Times New Roman" w:eastAsia="Times New Roman" w:hAnsi="Times New Roman" w:cs="Times New Roman"/>
          <w:b/>
          <w:bCs/>
          <w:noProof/>
          <w:color w:val="555555"/>
          <w:sz w:val="28"/>
          <w:szCs w:val="24"/>
          <w:lang w:eastAsia="en-IN"/>
        </w:rPr>
        <w:drawing>
          <wp:inline distT="0" distB="0" distL="0" distR="0" wp14:anchorId="2A1B9E0E" wp14:editId="008B5542">
            <wp:extent cx="7637779" cy="5676900"/>
            <wp:effectExtent l="8573"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FD LEVEL 1.png"/>
                    <pic:cNvPicPr/>
                  </pic:nvPicPr>
                  <pic:blipFill>
                    <a:blip r:embed="rId9" cstate="print">
                      <a:extLst>
                        <a:ext uri="{28A0092B-C50C-407E-A947-70E740481C1C}">
                          <a14:useLocalDpi xmlns:a14="http://schemas.microsoft.com/office/drawing/2010/main" val="0"/>
                        </a:ext>
                      </a:extLst>
                    </a:blip>
                    <a:stretch>
                      <a:fillRect/>
                    </a:stretch>
                  </pic:blipFill>
                  <pic:spPr>
                    <a:xfrm rot="16200000">
                      <a:off x="0" y="0"/>
                      <a:ext cx="7645555" cy="5682679"/>
                    </a:xfrm>
                    <a:prstGeom prst="rect">
                      <a:avLst/>
                    </a:prstGeom>
                  </pic:spPr>
                </pic:pic>
              </a:graphicData>
            </a:graphic>
          </wp:inline>
        </w:drawing>
      </w:r>
    </w:p>
    <w:p w:rsidR="00663697" w:rsidRPr="004A5A07" w:rsidRDefault="00663697" w:rsidP="00663697">
      <w:pPr>
        <w:spacing w:line="360" w:lineRule="auto"/>
        <w:rPr>
          <w:rStyle w:val="Strong"/>
          <w:rFonts w:ascii="Times New Roman" w:eastAsia="Times New Roman" w:hAnsi="Times New Roman" w:cs="Times New Roman"/>
          <w:color w:val="555555"/>
          <w:sz w:val="28"/>
          <w:szCs w:val="24"/>
          <w:lang w:eastAsia="en-IN"/>
        </w:rPr>
      </w:pPr>
    </w:p>
    <w:p w:rsidR="00A30A9C" w:rsidRDefault="00A30A9C" w:rsidP="00897134">
      <w:pPr>
        <w:rPr>
          <w:rStyle w:val="Strong"/>
          <w:rFonts w:ascii="Times New Roman" w:eastAsia="Times New Roman" w:hAnsi="Times New Roman" w:cs="Times New Roman"/>
          <w:sz w:val="32"/>
          <w:szCs w:val="24"/>
          <w:u w:val="single"/>
          <w:lang w:eastAsia="en-IN"/>
        </w:rPr>
      </w:pPr>
      <w:r>
        <w:rPr>
          <w:rFonts w:ascii="Times New Roman" w:eastAsia="Times New Roman" w:hAnsi="Times New Roman" w:cs="Times New Roman"/>
          <w:sz w:val="24"/>
          <w:szCs w:val="24"/>
          <w:shd w:val="clear" w:color="auto" w:fill="FFFFFF"/>
          <w:lang w:eastAsia="en-IN"/>
        </w:rPr>
        <w:br w:type="page"/>
      </w:r>
      <w:r w:rsidRPr="004A5A07">
        <w:rPr>
          <w:rStyle w:val="Strong"/>
          <w:rFonts w:ascii="Times New Roman" w:eastAsia="Times New Roman" w:hAnsi="Times New Roman" w:cs="Times New Roman"/>
          <w:sz w:val="32"/>
          <w:szCs w:val="24"/>
          <w:u w:val="single"/>
          <w:lang w:eastAsia="en-IN"/>
        </w:rPr>
        <w:lastRenderedPageBreak/>
        <w:t>System Design</w:t>
      </w:r>
    </w:p>
    <w:p w:rsidR="00897134" w:rsidRPr="004A5A07" w:rsidRDefault="00897134" w:rsidP="00897134">
      <w:pPr>
        <w:rPr>
          <w:rStyle w:val="Strong"/>
          <w:rFonts w:ascii="Times New Roman" w:eastAsia="Times New Roman" w:hAnsi="Times New Roman" w:cs="Times New Roman"/>
          <w:sz w:val="32"/>
          <w:szCs w:val="24"/>
          <w:u w:val="single"/>
          <w:lang w:eastAsia="en-IN"/>
        </w:rPr>
      </w:pPr>
    </w:p>
    <w:p w:rsidR="00A30A9C" w:rsidRPr="004A5A07" w:rsidRDefault="00A30A9C" w:rsidP="004A5A07">
      <w:pPr>
        <w:spacing w:line="360" w:lineRule="auto"/>
        <w:ind w:firstLine="360"/>
        <w:rPr>
          <w:rStyle w:val="Strong"/>
          <w:rFonts w:ascii="Times New Roman" w:eastAsia="Times New Roman" w:hAnsi="Times New Roman" w:cs="Times New Roman"/>
          <w:sz w:val="28"/>
          <w:szCs w:val="24"/>
          <w:lang w:eastAsia="en-IN"/>
        </w:rPr>
      </w:pPr>
      <w:r w:rsidRPr="004A5A07">
        <w:rPr>
          <w:rStyle w:val="Strong"/>
          <w:rFonts w:ascii="Times New Roman" w:eastAsia="Times New Roman" w:hAnsi="Times New Roman" w:cs="Times New Roman"/>
          <w:sz w:val="28"/>
          <w:szCs w:val="24"/>
          <w:lang w:eastAsia="en-IN"/>
        </w:rPr>
        <w:t>Entity Relationship Diagram</w:t>
      </w:r>
    </w:p>
    <w:p w:rsidR="00A30A9C" w:rsidRDefault="00A30A9C" w:rsidP="00C851A6">
      <w:pPr>
        <w:shd w:val="clear" w:color="auto" w:fill="FFFFFF"/>
        <w:spacing w:after="0" w:line="360" w:lineRule="auto"/>
        <w:jc w:val="both"/>
        <w:rPr>
          <w:rFonts w:ascii="Times New Roman" w:eastAsia="Times New Roman" w:hAnsi="Times New Roman" w:cs="Times New Roman"/>
          <w:sz w:val="24"/>
          <w:szCs w:val="24"/>
          <w:shd w:val="clear" w:color="auto" w:fill="FFFFFF"/>
          <w:lang w:eastAsia="en-IN"/>
        </w:rPr>
      </w:pPr>
      <w:r>
        <w:rPr>
          <w:rFonts w:ascii="Times New Roman" w:eastAsia="Times New Roman" w:hAnsi="Times New Roman" w:cs="Times New Roman"/>
          <w:noProof/>
          <w:sz w:val="24"/>
          <w:szCs w:val="24"/>
          <w:shd w:val="clear" w:color="auto" w:fill="FFFFFF"/>
          <w:lang w:eastAsia="en-IN"/>
        </w:rPr>
        <w:drawing>
          <wp:inline distT="0" distB="0" distL="0" distR="0" wp14:anchorId="7C52741A" wp14:editId="023D1352">
            <wp:extent cx="7728422" cy="5628640"/>
            <wp:effectExtent l="1905" t="0" r="825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RD.png"/>
                    <pic:cNvPicPr/>
                  </pic:nvPicPr>
                  <pic:blipFill>
                    <a:blip r:embed="rId10">
                      <a:extLst>
                        <a:ext uri="{28A0092B-C50C-407E-A947-70E740481C1C}">
                          <a14:useLocalDpi xmlns:a14="http://schemas.microsoft.com/office/drawing/2010/main" val="0"/>
                        </a:ext>
                      </a:extLst>
                    </a:blip>
                    <a:stretch>
                      <a:fillRect/>
                    </a:stretch>
                  </pic:blipFill>
                  <pic:spPr>
                    <a:xfrm rot="16200000">
                      <a:off x="0" y="0"/>
                      <a:ext cx="7744604" cy="5640425"/>
                    </a:xfrm>
                    <a:prstGeom prst="rect">
                      <a:avLst/>
                    </a:prstGeom>
                  </pic:spPr>
                </pic:pic>
              </a:graphicData>
            </a:graphic>
          </wp:inline>
        </w:drawing>
      </w:r>
      <w:r>
        <w:rPr>
          <w:rFonts w:ascii="Times New Roman" w:eastAsia="Times New Roman" w:hAnsi="Times New Roman" w:cs="Times New Roman"/>
          <w:sz w:val="24"/>
          <w:szCs w:val="24"/>
          <w:shd w:val="clear" w:color="auto" w:fill="FFFFFF"/>
          <w:lang w:eastAsia="en-IN"/>
        </w:rPr>
        <w:br w:type="page"/>
      </w:r>
    </w:p>
    <w:p w:rsidR="00A30A9C" w:rsidRPr="00C851A6" w:rsidRDefault="00A30A9C" w:rsidP="00C851A6">
      <w:pPr>
        <w:spacing w:line="360" w:lineRule="auto"/>
        <w:ind w:firstLine="720"/>
        <w:rPr>
          <w:rStyle w:val="Strong"/>
          <w:rFonts w:ascii="Times New Roman" w:eastAsia="Times New Roman" w:hAnsi="Times New Roman" w:cs="Times New Roman"/>
          <w:sz w:val="28"/>
          <w:szCs w:val="24"/>
          <w:lang w:eastAsia="en-IN"/>
        </w:rPr>
      </w:pPr>
      <w:r w:rsidRPr="00C851A6">
        <w:rPr>
          <w:rStyle w:val="Strong"/>
          <w:rFonts w:ascii="Times New Roman" w:eastAsia="Times New Roman" w:hAnsi="Times New Roman" w:cs="Times New Roman"/>
          <w:sz w:val="28"/>
          <w:szCs w:val="24"/>
          <w:lang w:eastAsia="en-IN"/>
        </w:rPr>
        <w:lastRenderedPageBreak/>
        <w:t>Database Schema Table Structure</w:t>
      </w:r>
    </w:p>
    <w:p w:rsidR="00A30A9C" w:rsidRPr="00A30A9C" w:rsidRDefault="00A30A9C" w:rsidP="00A30A9C">
      <w:pPr>
        <w:pStyle w:val="ListParagraph"/>
        <w:spacing w:line="360" w:lineRule="auto"/>
        <w:ind w:left="450"/>
        <w:rPr>
          <w:rStyle w:val="Strong"/>
          <w:rFonts w:ascii="Times New Roman" w:eastAsia="Times New Roman" w:hAnsi="Times New Roman" w:cs="Times New Roman"/>
          <w:sz w:val="28"/>
          <w:szCs w:val="24"/>
          <w:lang w:eastAsia="en-IN"/>
        </w:rPr>
      </w:pPr>
    </w:p>
    <w:p w:rsidR="00A30A9C" w:rsidRDefault="00A30A9C" w:rsidP="00F10347">
      <w:pPr>
        <w:shd w:val="clear" w:color="auto" w:fill="FFFFFF"/>
        <w:spacing w:after="0" w:line="360" w:lineRule="auto"/>
        <w:jc w:val="both"/>
        <w:rPr>
          <w:rFonts w:ascii="Times New Roman" w:eastAsia="Times New Roman" w:hAnsi="Times New Roman" w:cs="Times New Roman"/>
          <w:sz w:val="24"/>
          <w:szCs w:val="24"/>
          <w:shd w:val="clear" w:color="auto" w:fill="FFFFFF"/>
          <w:lang w:eastAsia="en-IN"/>
        </w:rPr>
      </w:pPr>
      <w:r>
        <w:rPr>
          <w:rFonts w:ascii="Times New Roman" w:eastAsia="Times New Roman" w:hAnsi="Times New Roman" w:cs="Times New Roman"/>
          <w:noProof/>
          <w:sz w:val="24"/>
          <w:szCs w:val="24"/>
          <w:shd w:val="clear" w:color="auto" w:fill="FFFFFF"/>
          <w:lang w:eastAsia="en-IN"/>
        </w:rPr>
        <w:drawing>
          <wp:inline distT="0" distB="0" distL="0" distR="0" wp14:anchorId="7C1AD1D4" wp14:editId="2BF0B631">
            <wp:extent cx="7871300" cy="5647690"/>
            <wp:effectExtent l="6668" t="0" r="3492" b="3493"/>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TABASE SCHEMA.PNG"/>
                    <pic:cNvPicPr/>
                  </pic:nvPicPr>
                  <pic:blipFill>
                    <a:blip r:embed="rId11">
                      <a:extLst>
                        <a:ext uri="{28A0092B-C50C-407E-A947-70E740481C1C}">
                          <a14:useLocalDpi xmlns:a14="http://schemas.microsoft.com/office/drawing/2010/main" val="0"/>
                        </a:ext>
                      </a:extLst>
                    </a:blip>
                    <a:stretch>
                      <a:fillRect/>
                    </a:stretch>
                  </pic:blipFill>
                  <pic:spPr>
                    <a:xfrm rot="16200000">
                      <a:off x="0" y="0"/>
                      <a:ext cx="7885548" cy="5657913"/>
                    </a:xfrm>
                    <a:prstGeom prst="rect">
                      <a:avLst/>
                    </a:prstGeom>
                  </pic:spPr>
                </pic:pic>
              </a:graphicData>
            </a:graphic>
          </wp:inline>
        </w:drawing>
      </w:r>
      <w:r>
        <w:rPr>
          <w:rFonts w:ascii="Times New Roman" w:eastAsia="Times New Roman" w:hAnsi="Times New Roman" w:cs="Times New Roman"/>
          <w:sz w:val="24"/>
          <w:szCs w:val="24"/>
          <w:shd w:val="clear" w:color="auto" w:fill="FFFFFF"/>
          <w:lang w:eastAsia="en-IN"/>
        </w:rPr>
        <w:br w:type="page"/>
      </w:r>
    </w:p>
    <w:p w:rsidR="00A30A9C" w:rsidRPr="004A5A07" w:rsidRDefault="00A30A9C" w:rsidP="004A5A07">
      <w:pPr>
        <w:spacing w:line="360" w:lineRule="auto"/>
        <w:rPr>
          <w:rStyle w:val="Strong"/>
          <w:rFonts w:ascii="Times New Roman" w:eastAsia="Times New Roman" w:hAnsi="Times New Roman" w:cs="Times New Roman"/>
          <w:color w:val="555555"/>
          <w:sz w:val="32"/>
          <w:szCs w:val="24"/>
          <w:lang w:eastAsia="en-IN"/>
        </w:rPr>
      </w:pPr>
      <w:r w:rsidRPr="004A5A07">
        <w:rPr>
          <w:rStyle w:val="Strong"/>
          <w:rFonts w:ascii="Times New Roman" w:eastAsia="Times New Roman" w:hAnsi="Times New Roman" w:cs="Times New Roman"/>
          <w:color w:val="555555"/>
          <w:sz w:val="32"/>
          <w:szCs w:val="24"/>
          <w:lang w:eastAsia="en-IN"/>
        </w:rPr>
        <w:lastRenderedPageBreak/>
        <w:t>User Interface</w:t>
      </w:r>
    </w:p>
    <w:p w:rsidR="00A30A9C" w:rsidRPr="004A5A07" w:rsidRDefault="00A30A9C" w:rsidP="004A5A07">
      <w:pPr>
        <w:ind w:left="720"/>
        <w:rPr>
          <w:rStyle w:val="Strong"/>
          <w:rFonts w:ascii="Times New Roman" w:eastAsia="Times New Roman" w:hAnsi="Times New Roman" w:cs="Times New Roman"/>
          <w:color w:val="555555"/>
          <w:sz w:val="28"/>
          <w:szCs w:val="24"/>
          <w:lang w:eastAsia="en-IN"/>
        </w:rPr>
      </w:pPr>
      <w:r w:rsidRPr="004A5A07">
        <w:rPr>
          <w:rStyle w:val="Strong"/>
          <w:rFonts w:ascii="Times New Roman" w:eastAsia="Times New Roman" w:hAnsi="Times New Roman" w:cs="Times New Roman"/>
          <w:color w:val="555555"/>
          <w:sz w:val="28"/>
          <w:szCs w:val="24"/>
          <w:lang w:eastAsia="en-IN"/>
        </w:rPr>
        <w:t>Input Design</w:t>
      </w:r>
    </w:p>
    <w:p w:rsidR="00A30A9C" w:rsidRPr="004A5A07" w:rsidRDefault="00A30A9C" w:rsidP="004A5A07">
      <w:pPr>
        <w:ind w:left="720"/>
        <w:rPr>
          <w:rStyle w:val="Strong"/>
          <w:rFonts w:ascii="Times New Roman" w:eastAsia="Times New Roman" w:hAnsi="Times New Roman" w:cs="Times New Roman"/>
          <w:color w:val="555555"/>
          <w:sz w:val="28"/>
          <w:szCs w:val="24"/>
          <w:lang w:eastAsia="en-IN"/>
        </w:rPr>
      </w:pPr>
      <w:r w:rsidRPr="004A5A07">
        <w:rPr>
          <w:rStyle w:val="Strong"/>
          <w:rFonts w:ascii="Times New Roman" w:eastAsia="Times New Roman" w:hAnsi="Times New Roman" w:cs="Times New Roman"/>
          <w:color w:val="555555"/>
          <w:sz w:val="28"/>
          <w:szCs w:val="24"/>
          <w:lang w:eastAsia="en-IN"/>
        </w:rPr>
        <w:t>Output Design</w:t>
      </w:r>
    </w:p>
    <w:p w:rsidR="00A30A9C" w:rsidRDefault="00A30A9C" w:rsidP="00A30A9C">
      <w:pPr>
        <w:shd w:val="clear" w:color="auto" w:fill="FFFFFF"/>
        <w:spacing w:after="0" w:line="360" w:lineRule="auto"/>
        <w:jc w:val="both"/>
        <w:rPr>
          <w:rFonts w:ascii="Times New Roman" w:eastAsia="Times New Roman" w:hAnsi="Times New Roman" w:cs="Times New Roman"/>
          <w:sz w:val="24"/>
          <w:szCs w:val="24"/>
          <w:shd w:val="clear" w:color="auto" w:fill="FFFFFF"/>
          <w:lang w:eastAsia="en-IN"/>
        </w:rPr>
      </w:pPr>
    </w:p>
    <w:p w:rsidR="006832D7" w:rsidRDefault="006832D7">
      <w:pPr>
        <w:rPr>
          <w:rFonts w:ascii="Times New Roman" w:eastAsia="Times New Roman" w:hAnsi="Times New Roman" w:cs="Times New Roman"/>
          <w:sz w:val="24"/>
          <w:szCs w:val="24"/>
          <w:shd w:val="clear" w:color="auto" w:fill="FFFFFF"/>
          <w:lang w:eastAsia="en-IN"/>
        </w:rPr>
      </w:pPr>
      <w:r>
        <w:rPr>
          <w:rFonts w:ascii="Times New Roman" w:eastAsia="Times New Roman" w:hAnsi="Times New Roman" w:cs="Times New Roman"/>
          <w:sz w:val="24"/>
          <w:szCs w:val="24"/>
          <w:shd w:val="clear" w:color="auto" w:fill="FFFFFF"/>
          <w:lang w:eastAsia="en-IN"/>
        </w:rPr>
        <w:br w:type="page"/>
      </w:r>
    </w:p>
    <w:p w:rsidR="006832D7" w:rsidRPr="000B7487" w:rsidRDefault="006832D7" w:rsidP="006832D7">
      <w:pPr>
        <w:spacing w:line="360" w:lineRule="auto"/>
        <w:rPr>
          <w:rFonts w:asciiTheme="majorHAnsi" w:hAnsiTheme="majorHAnsi" w:cs="Times New Roman"/>
          <w:b/>
          <w:color w:val="0070C0"/>
          <w:sz w:val="24"/>
        </w:rPr>
      </w:pPr>
      <w:r w:rsidRPr="000B7487">
        <w:rPr>
          <w:rFonts w:asciiTheme="majorHAnsi" w:hAnsiTheme="majorHAnsi" w:cs="Times New Roman"/>
          <w:b/>
          <w:color w:val="0070C0"/>
          <w:sz w:val="24"/>
        </w:rPr>
        <w:lastRenderedPageBreak/>
        <w:t>Project is divided into three phases. They are:</w:t>
      </w:r>
    </w:p>
    <w:p w:rsidR="006832D7" w:rsidRPr="000B7487" w:rsidRDefault="006832D7" w:rsidP="006832D7">
      <w:pPr>
        <w:pStyle w:val="ListParagraph"/>
        <w:numPr>
          <w:ilvl w:val="0"/>
          <w:numId w:val="32"/>
        </w:numPr>
        <w:spacing w:after="200" w:line="360" w:lineRule="auto"/>
        <w:jc w:val="both"/>
        <w:rPr>
          <w:rFonts w:asciiTheme="majorHAnsi" w:hAnsiTheme="majorHAnsi" w:cs="Times New Roman"/>
          <w:b/>
          <w:color w:val="0070C0"/>
          <w:sz w:val="24"/>
        </w:rPr>
      </w:pPr>
      <w:r w:rsidRPr="000B7487">
        <w:rPr>
          <w:rFonts w:asciiTheme="majorHAnsi" w:hAnsiTheme="majorHAnsi" w:cs="Times New Roman"/>
          <w:b/>
          <w:color w:val="0070C0"/>
          <w:sz w:val="24"/>
        </w:rPr>
        <w:t xml:space="preserve">PHASE –I ------------------------------------------------Refer Annexure –I for details </w:t>
      </w:r>
    </w:p>
    <w:p w:rsidR="006832D7" w:rsidRPr="000B7487" w:rsidRDefault="006832D7" w:rsidP="006832D7">
      <w:pPr>
        <w:pStyle w:val="ListParagraph"/>
        <w:numPr>
          <w:ilvl w:val="1"/>
          <w:numId w:val="32"/>
        </w:numPr>
        <w:spacing w:after="200" w:line="360" w:lineRule="auto"/>
        <w:jc w:val="both"/>
        <w:rPr>
          <w:rFonts w:asciiTheme="majorHAnsi" w:hAnsiTheme="majorHAnsi" w:cs="Times New Roman"/>
          <w:b/>
          <w:color w:val="0070C0"/>
          <w:sz w:val="24"/>
        </w:rPr>
      </w:pPr>
      <w:r w:rsidRPr="000B7487">
        <w:rPr>
          <w:rFonts w:asciiTheme="majorHAnsi" w:hAnsiTheme="majorHAnsi" w:cs="Times New Roman"/>
          <w:b/>
          <w:color w:val="0070C0"/>
          <w:sz w:val="24"/>
        </w:rPr>
        <w:t xml:space="preserve">Project Team Formation </w:t>
      </w:r>
    </w:p>
    <w:p w:rsidR="006832D7" w:rsidRPr="000B7487" w:rsidRDefault="006832D7" w:rsidP="006832D7">
      <w:pPr>
        <w:pStyle w:val="ListParagraph"/>
        <w:numPr>
          <w:ilvl w:val="1"/>
          <w:numId w:val="32"/>
        </w:numPr>
        <w:spacing w:after="200" w:line="360" w:lineRule="auto"/>
        <w:jc w:val="both"/>
        <w:rPr>
          <w:rFonts w:asciiTheme="majorHAnsi" w:hAnsiTheme="majorHAnsi" w:cs="Times New Roman"/>
          <w:b/>
          <w:color w:val="0070C0"/>
          <w:sz w:val="24"/>
        </w:rPr>
      </w:pPr>
      <w:r w:rsidRPr="000B7487">
        <w:rPr>
          <w:rFonts w:asciiTheme="majorHAnsi" w:hAnsiTheme="majorHAnsi" w:cs="Times New Roman"/>
          <w:b/>
          <w:color w:val="0070C0"/>
          <w:sz w:val="24"/>
        </w:rPr>
        <w:t xml:space="preserve">Guide Allocation </w:t>
      </w:r>
    </w:p>
    <w:p w:rsidR="006832D7" w:rsidRPr="000B7487" w:rsidRDefault="006832D7" w:rsidP="006832D7">
      <w:pPr>
        <w:pStyle w:val="ListParagraph"/>
        <w:numPr>
          <w:ilvl w:val="1"/>
          <w:numId w:val="32"/>
        </w:numPr>
        <w:spacing w:after="200" w:line="360" w:lineRule="auto"/>
        <w:jc w:val="both"/>
        <w:rPr>
          <w:rFonts w:asciiTheme="majorHAnsi" w:hAnsiTheme="majorHAnsi" w:cs="Times New Roman"/>
          <w:b/>
          <w:color w:val="0070C0"/>
          <w:sz w:val="24"/>
        </w:rPr>
      </w:pPr>
      <w:r w:rsidRPr="000B7487">
        <w:rPr>
          <w:rFonts w:asciiTheme="majorHAnsi" w:hAnsiTheme="majorHAnsi" w:cs="Times New Roman"/>
          <w:b/>
          <w:color w:val="0070C0"/>
          <w:sz w:val="24"/>
        </w:rPr>
        <w:t xml:space="preserve">Project title &amp; Platform Selection </w:t>
      </w:r>
    </w:p>
    <w:p w:rsidR="006832D7" w:rsidRPr="000B7487" w:rsidRDefault="006832D7" w:rsidP="006832D7">
      <w:pPr>
        <w:pStyle w:val="ListParagraph"/>
        <w:numPr>
          <w:ilvl w:val="1"/>
          <w:numId w:val="32"/>
        </w:numPr>
        <w:spacing w:after="200" w:line="360" w:lineRule="auto"/>
        <w:jc w:val="both"/>
        <w:rPr>
          <w:rFonts w:asciiTheme="majorHAnsi" w:hAnsiTheme="majorHAnsi" w:cs="Times New Roman"/>
          <w:b/>
          <w:color w:val="0070C0"/>
          <w:sz w:val="24"/>
        </w:rPr>
      </w:pPr>
      <w:r w:rsidRPr="000B7487">
        <w:rPr>
          <w:rFonts w:asciiTheme="majorHAnsi" w:hAnsiTheme="majorHAnsi" w:cs="Times New Roman"/>
          <w:b/>
          <w:color w:val="0070C0"/>
          <w:sz w:val="24"/>
        </w:rPr>
        <w:t xml:space="preserve"> Synopsis Submission </w:t>
      </w:r>
    </w:p>
    <w:p w:rsidR="006832D7" w:rsidRPr="000B7487" w:rsidRDefault="006832D7" w:rsidP="006832D7">
      <w:pPr>
        <w:pStyle w:val="ListParagraph"/>
        <w:numPr>
          <w:ilvl w:val="0"/>
          <w:numId w:val="32"/>
        </w:numPr>
        <w:spacing w:after="200" w:line="360" w:lineRule="auto"/>
        <w:jc w:val="both"/>
        <w:rPr>
          <w:rFonts w:asciiTheme="majorHAnsi" w:hAnsiTheme="majorHAnsi" w:cs="Times New Roman"/>
          <w:b/>
          <w:color w:val="0070C0"/>
          <w:sz w:val="24"/>
        </w:rPr>
      </w:pPr>
      <w:r w:rsidRPr="000B7487">
        <w:rPr>
          <w:rFonts w:asciiTheme="majorHAnsi" w:hAnsiTheme="majorHAnsi" w:cs="Times New Roman"/>
          <w:b/>
          <w:color w:val="0070C0"/>
          <w:sz w:val="24"/>
        </w:rPr>
        <w:t xml:space="preserve">PHASE-II------------------------------------------------Refer Annexure –II for details </w:t>
      </w:r>
    </w:p>
    <w:p w:rsidR="006832D7" w:rsidRPr="000B7487" w:rsidRDefault="006832D7" w:rsidP="006832D7">
      <w:pPr>
        <w:pStyle w:val="ListParagraph"/>
        <w:numPr>
          <w:ilvl w:val="1"/>
          <w:numId w:val="32"/>
        </w:numPr>
        <w:spacing w:after="200" w:line="360" w:lineRule="auto"/>
        <w:jc w:val="both"/>
        <w:rPr>
          <w:rFonts w:asciiTheme="majorHAnsi" w:hAnsiTheme="majorHAnsi" w:cs="Times New Roman"/>
          <w:b/>
          <w:color w:val="0070C0"/>
          <w:sz w:val="24"/>
        </w:rPr>
      </w:pPr>
      <w:proofErr w:type="gramStart"/>
      <w:r w:rsidRPr="000B7487">
        <w:rPr>
          <w:rFonts w:asciiTheme="majorHAnsi" w:hAnsiTheme="majorHAnsi" w:cs="Times New Roman"/>
          <w:b/>
          <w:color w:val="0070C0"/>
          <w:sz w:val="24"/>
        </w:rPr>
        <w:t>SDLC  selection</w:t>
      </w:r>
      <w:proofErr w:type="gramEnd"/>
      <w:r w:rsidRPr="000B7487">
        <w:rPr>
          <w:rFonts w:asciiTheme="majorHAnsi" w:hAnsiTheme="majorHAnsi" w:cs="Times New Roman"/>
          <w:b/>
          <w:color w:val="0070C0"/>
          <w:sz w:val="24"/>
        </w:rPr>
        <w:t xml:space="preserve"> &amp; timeline submission</w:t>
      </w:r>
    </w:p>
    <w:p w:rsidR="006832D7" w:rsidRPr="000B7487" w:rsidRDefault="006832D7" w:rsidP="006832D7">
      <w:pPr>
        <w:pStyle w:val="ListParagraph"/>
        <w:numPr>
          <w:ilvl w:val="1"/>
          <w:numId w:val="32"/>
        </w:numPr>
        <w:spacing w:after="200" w:line="360" w:lineRule="auto"/>
        <w:jc w:val="both"/>
        <w:rPr>
          <w:rFonts w:asciiTheme="majorHAnsi" w:hAnsiTheme="majorHAnsi" w:cs="Times New Roman"/>
          <w:b/>
          <w:color w:val="0070C0"/>
          <w:sz w:val="24"/>
        </w:rPr>
      </w:pPr>
      <w:r w:rsidRPr="000B7487">
        <w:rPr>
          <w:rFonts w:asciiTheme="majorHAnsi" w:hAnsiTheme="majorHAnsi" w:cs="Times New Roman"/>
          <w:b/>
          <w:color w:val="0070C0"/>
          <w:sz w:val="24"/>
        </w:rPr>
        <w:t>Project Analysis &amp;Feasibility Study Report</w:t>
      </w:r>
    </w:p>
    <w:p w:rsidR="006832D7" w:rsidRPr="000B7487" w:rsidRDefault="006832D7" w:rsidP="006832D7">
      <w:pPr>
        <w:pStyle w:val="ListParagraph"/>
        <w:numPr>
          <w:ilvl w:val="1"/>
          <w:numId w:val="32"/>
        </w:numPr>
        <w:spacing w:after="200" w:line="360" w:lineRule="auto"/>
        <w:jc w:val="both"/>
        <w:rPr>
          <w:rFonts w:asciiTheme="majorHAnsi" w:hAnsiTheme="majorHAnsi" w:cs="Times New Roman"/>
          <w:b/>
          <w:color w:val="0070C0"/>
          <w:sz w:val="24"/>
        </w:rPr>
      </w:pPr>
      <w:r w:rsidRPr="000B7487">
        <w:rPr>
          <w:rFonts w:asciiTheme="majorHAnsi" w:hAnsiTheme="majorHAnsi" w:cs="Times New Roman"/>
          <w:b/>
          <w:color w:val="0070C0"/>
          <w:sz w:val="24"/>
        </w:rPr>
        <w:t>SRS-Functional &amp; Non Functional Requirements</w:t>
      </w:r>
    </w:p>
    <w:p w:rsidR="006832D7" w:rsidRPr="000B7487" w:rsidRDefault="006832D7" w:rsidP="006832D7">
      <w:pPr>
        <w:pStyle w:val="ListParagraph"/>
        <w:numPr>
          <w:ilvl w:val="1"/>
          <w:numId w:val="32"/>
        </w:numPr>
        <w:spacing w:after="200" w:line="360" w:lineRule="auto"/>
        <w:jc w:val="both"/>
        <w:rPr>
          <w:rFonts w:asciiTheme="majorHAnsi" w:hAnsiTheme="majorHAnsi" w:cs="Times New Roman"/>
          <w:b/>
          <w:color w:val="0070C0"/>
          <w:sz w:val="24"/>
        </w:rPr>
      </w:pPr>
      <w:r w:rsidRPr="000B7487">
        <w:rPr>
          <w:rFonts w:asciiTheme="majorHAnsi" w:hAnsiTheme="majorHAnsi" w:cs="Times New Roman"/>
          <w:b/>
          <w:color w:val="0070C0"/>
          <w:sz w:val="24"/>
        </w:rPr>
        <w:t>System Design Diagram ‘s</w:t>
      </w:r>
    </w:p>
    <w:p w:rsidR="006832D7" w:rsidRPr="000B7487" w:rsidRDefault="006832D7" w:rsidP="006832D7">
      <w:pPr>
        <w:pStyle w:val="ListParagraph"/>
        <w:numPr>
          <w:ilvl w:val="0"/>
          <w:numId w:val="32"/>
        </w:numPr>
        <w:spacing w:after="200" w:line="360" w:lineRule="auto"/>
        <w:jc w:val="both"/>
        <w:rPr>
          <w:rFonts w:asciiTheme="majorHAnsi" w:hAnsiTheme="majorHAnsi" w:cs="Times New Roman"/>
          <w:b/>
          <w:color w:val="0070C0"/>
          <w:sz w:val="24"/>
        </w:rPr>
      </w:pPr>
      <w:r w:rsidRPr="000B7487">
        <w:rPr>
          <w:rFonts w:asciiTheme="majorHAnsi" w:hAnsiTheme="majorHAnsi" w:cs="Times New Roman"/>
          <w:b/>
          <w:color w:val="0070C0"/>
          <w:sz w:val="24"/>
        </w:rPr>
        <w:t xml:space="preserve">PHASE-III------------------------------------------------Refer Annexure –III for details </w:t>
      </w:r>
    </w:p>
    <w:p w:rsidR="006832D7" w:rsidRPr="000B7487" w:rsidRDefault="006832D7" w:rsidP="006832D7">
      <w:pPr>
        <w:pStyle w:val="ListParagraph"/>
        <w:numPr>
          <w:ilvl w:val="1"/>
          <w:numId w:val="32"/>
        </w:numPr>
        <w:spacing w:after="200" w:line="360" w:lineRule="auto"/>
        <w:jc w:val="both"/>
        <w:rPr>
          <w:rFonts w:asciiTheme="majorHAnsi" w:hAnsiTheme="majorHAnsi" w:cs="Times New Roman"/>
          <w:b/>
          <w:color w:val="0070C0"/>
          <w:sz w:val="24"/>
        </w:rPr>
      </w:pPr>
      <w:r w:rsidRPr="000B7487">
        <w:rPr>
          <w:rFonts w:asciiTheme="majorHAnsi" w:hAnsiTheme="majorHAnsi" w:cs="Times New Roman"/>
          <w:b/>
          <w:color w:val="0070C0"/>
          <w:sz w:val="24"/>
        </w:rPr>
        <w:t xml:space="preserve">Project Coding </w:t>
      </w:r>
    </w:p>
    <w:p w:rsidR="006832D7" w:rsidRPr="000B7487" w:rsidRDefault="006832D7" w:rsidP="006832D7">
      <w:pPr>
        <w:pStyle w:val="ListParagraph"/>
        <w:numPr>
          <w:ilvl w:val="1"/>
          <w:numId w:val="32"/>
        </w:numPr>
        <w:spacing w:after="200" w:line="360" w:lineRule="auto"/>
        <w:jc w:val="both"/>
        <w:rPr>
          <w:rFonts w:asciiTheme="majorHAnsi" w:hAnsiTheme="majorHAnsi" w:cs="Times New Roman"/>
          <w:b/>
          <w:color w:val="0070C0"/>
          <w:sz w:val="24"/>
        </w:rPr>
      </w:pPr>
      <w:r w:rsidRPr="000B7487">
        <w:rPr>
          <w:rFonts w:asciiTheme="majorHAnsi" w:hAnsiTheme="majorHAnsi" w:cs="Times New Roman"/>
          <w:b/>
          <w:color w:val="0070C0"/>
          <w:sz w:val="24"/>
        </w:rPr>
        <w:t xml:space="preserve">Project Testing </w:t>
      </w:r>
    </w:p>
    <w:p w:rsidR="006832D7" w:rsidRPr="000B7487" w:rsidRDefault="006832D7" w:rsidP="006832D7">
      <w:pPr>
        <w:pStyle w:val="ListParagraph"/>
        <w:numPr>
          <w:ilvl w:val="1"/>
          <w:numId w:val="32"/>
        </w:numPr>
        <w:spacing w:after="200" w:line="360" w:lineRule="auto"/>
        <w:jc w:val="both"/>
        <w:rPr>
          <w:rFonts w:asciiTheme="majorHAnsi" w:hAnsiTheme="majorHAnsi" w:cs="Times New Roman"/>
          <w:b/>
          <w:color w:val="0070C0"/>
          <w:sz w:val="24"/>
        </w:rPr>
      </w:pPr>
      <w:r w:rsidRPr="000B7487">
        <w:rPr>
          <w:rFonts w:asciiTheme="majorHAnsi" w:hAnsiTheme="majorHAnsi" w:cs="Times New Roman"/>
          <w:b/>
          <w:color w:val="0070C0"/>
          <w:sz w:val="24"/>
        </w:rPr>
        <w:t xml:space="preserve">Project Report Submission </w:t>
      </w:r>
    </w:p>
    <w:p w:rsidR="00681675" w:rsidRDefault="00681675" w:rsidP="00A30A9C">
      <w:pPr>
        <w:shd w:val="clear" w:color="auto" w:fill="FFFFFF"/>
        <w:spacing w:after="0" w:line="360" w:lineRule="auto"/>
        <w:jc w:val="both"/>
        <w:rPr>
          <w:ins w:id="41" w:author="VIPIN KUMAR DINKAR" w:date="2016-11-14T19:59:00Z"/>
          <w:rFonts w:ascii="Times New Roman" w:eastAsia="Times New Roman" w:hAnsi="Times New Roman" w:cs="Times New Roman"/>
          <w:sz w:val="24"/>
          <w:szCs w:val="24"/>
          <w:shd w:val="clear" w:color="auto" w:fill="FFFFFF"/>
          <w:lang w:eastAsia="en-IN"/>
        </w:rPr>
      </w:pPr>
    </w:p>
    <w:p w:rsidR="001D6ECD" w:rsidRDefault="001D6ECD">
      <w:pPr>
        <w:rPr>
          <w:ins w:id="42" w:author="VIPIN KUMAR DINKAR" w:date="2016-11-14T20:21:00Z"/>
          <w:rFonts w:ascii="Times New Roman" w:eastAsia="Times New Roman" w:hAnsi="Times New Roman" w:cs="Times New Roman"/>
          <w:sz w:val="24"/>
          <w:szCs w:val="24"/>
          <w:shd w:val="clear" w:color="auto" w:fill="FFFFFF"/>
          <w:lang w:eastAsia="en-IN"/>
        </w:rPr>
      </w:pPr>
    </w:p>
    <w:p w:rsidR="001D6ECD" w:rsidRDefault="001D6ECD">
      <w:pPr>
        <w:rPr>
          <w:ins w:id="43" w:author="VIPIN KUMAR DINKAR" w:date="2016-11-14T20:21:00Z"/>
          <w:rFonts w:ascii="Times New Roman" w:eastAsia="Times New Roman" w:hAnsi="Times New Roman" w:cs="Times New Roman"/>
          <w:sz w:val="24"/>
          <w:szCs w:val="24"/>
          <w:shd w:val="clear" w:color="auto" w:fill="FFFFFF"/>
          <w:lang w:eastAsia="en-IN"/>
        </w:rPr>
      </w:pPr>
    </w:p>
    <w:p w:rsidR="001D6ECD" w:rsidRDefault="001D6ECD">
      <w:pPr>
        <w:rPr>
          <w:ins w:id="44" w:author="VIPIN KUMAR DINKAR" w:date="2016-11-14T20:21:00Z"/>
          <w:rFonts w:ascii="Times New Roman" w:eastAsia="Times New Roman" w:hAnsi="Times New Roman" w:cs="Times New Roman"/>
          <w:sz w:val="24"/>
          <w:szCs w:val="24"/>
          <w:shd w:val="clear" w:color="auto" w:fill="FFFFFF"/>
          <w:lang w:eastAsia="en-IN"/>
        </w:rPr>
      </w:pPr>
    </w:p>
    <w:p w:rsidR="001D6ECD" w:rsidRDefault="001D6ECD">
      <w:pPr>
        <w:rPr>
          <w:ins w:id="45" w:author="VIPIN KUMAR DINKAR" w:date="2016-11-14T20:21:00Z"/>
          <w:rFonts w:ascii="Times New Roman" w:eastAsia="Times New Roman" w:hAnsi="Times New Roman" w:cs="Times New Roman"/>
          <w:sz w:val="24"/>
          <w:szCs w:val="24"/>
          <w:shd w:val="clear" w:color="auto" w:fill="FFFFFF"/>
          <w:lang w:eastAsia="en-IN"/>
        </w:rPr>
      </w:pPr>
    </w:p>
    <w:p w:rsidR="001D6ECD" w:rsidRDefault="001D6ECD">
      <w:pPr>
        <w:rPr>
          <w:ins w:id="46" w:author="VIPIN KUMAR DINKAR" w:date="2016-11-14T20:21:00Z"/>
          <w:rFonts w:ascii="Times New Roman" w:eastAsia="Times New Roman" w:hAnsi="Times New Roman" w:cs="Times New Roman"/>
          <w:sz w:val="24"/>
          <w:szCs w:val="24"/>
          <w:shd w:val="clear" w:color="auto" w:fill="FFFFFF"/>
          <w:lang w:eastAsia="en-IN"/>
        </w:rPr>
      </w:pPr>
    </w:p>
    <w:p w:rsidR="001D6ECD" w:rsidRDefault="001D6ECD">
      <w:pPr>
        <w:rPr>
          <w:ins w:id="47" w:author="VIPIN KUMAR DINKAR" w:date="2016-11-14T20:21:00Z"/>
          <w:rFonts w:ascii="Times New Roman" w:eastAsia="Times New Roman" w:hAnsi="Times New Roman" w:cs="Times New Roman"/>
          <w:sz w:val="24"/>
          <w:szCs w:val="24"/>
          <w:shd w:val="clear" w:color="auto" w:fill="FFFFFF"/>
          <w:lang w:eastAsia="en-IN"/>
        </w:rPr>
      </w:pPr>
    </w:p>
    <w:p w:rsidR="001D6ECD" w:rsidRDefault="001D6ECD">
      <w:pPr>
        <w:rPr>
          <w:ins w:id="48" w:author="VIPIN KUMAR DINKAR" w:date="2016-11-14T20:21:00Z"/>
          <w:rFonts w:ascii="Times New Roman" w:eastAsia="Times New Roman" w:hAnsi="Times New Roman" w:cs="Times New Roman"/>
          <w:sz w:val="24"/>
          <w:szCs w:val="24"/>
          <w:shd w:val="clear" w:color="auto" w:fill="FFFFFF"/>
          <w:lang w:eastAsia="en-IN"/>
        </w:rPr>
      </w:pPr>
    </w:p>
    <w:p w:rsidR="00681675" w:rsidRDefault="00681675">
      <w:pPr>
        <w:rPr>
          <w:ins w:id="49" w:author="VIPIN KUMAR DINKAR" w:date="2016-11-14T19:59:00Z"/>
          <w:rFonts w:ascii="Times New Roman" w:eastAsia="Times New Roman" w:hAnsi="Times New Roman" w:cs="Times New Roman"/>
          <w:sz w:val="24"/>
          <w:szCs w:val="24"/>
          <w:shd w:val="clear" w:color="auto" w:fill="FFFFFF"/>
          <w:lang w:eastAsia="en-IN"/>
        </w:rPr>
      </w:pPr>
      <w:ins w:id="50" w:author="VIPIN KUMAR DINKAR" w:date="2016-11-14T19:59:00Z">
        <w:r>
          <w:rPr>
            <w:rFonts w:ascii="Times New Roman" w:eastAsia="Times New Roman" w:hAnsi="Times New Roman" w:cs="Times New Roman"/>
            <w:sz w:val="24"/>
            <w:szCs w:val="24"/>
            <w:shd w:val="clear" w:color="auto" w:fill="FFFFFF"/>
            <w:lang w:eastAsia="en-IN"/>
          </w:rPr>
          <w:br w:type="page"/>
        </w:r>
      </w:ins>
    </w:p>
    <w:tbl>
      <w:tblPr>
        <w:tblStyle w:val="TableGrid"/>
        <w:tblW w:w="0" w:type="auto"/>
        <w:tblLook w:val="04A0" w:firstRow="1" w:lastRow="0" w:firstColumn="1" w:lastColumn="0" w:noHBand="0" w:noVBand="1"/>
      </w:tblPr>
      <w:tblGrid>
        <w:gridCol w:w="955"/>
        <w:gridCol w:w="1856"/>
        <w:gridCol w:w="2344"/>
        <w:gridCol w:w="1163"/>
        <w:gridCol w:w="1535"/>
        <w:gridCol w:w="1163"/>
        <w:tblGridChange w:id="51">
          <w:tblGrid>
            <w:gridCol w:w="955"/>
            <w:gridCol w:w="1856"/>
            <w:gridCol w:w="2344"/>
            <w:gridCol w:w="1163"/>
            <w:gridCol w:w="1535"/>
            <w:gridCol w:w="1163"/>
          </w:tblGrid>
        </w:tblGridChange>
      </w:tblGrid>
      <w:tr w:rsidR="00EB77C8" w:rsidTr="00A2114C">
        <w:trPr>
          <w:ins w:id="52" w:author="VIPIN KUMAR DINKAR" w:date="2016-11-14T20:01:00Z"/>
        </w:trPr>
        <w:tc>
          <w:tcPr>
            <w:tcW w:w="962" w:type="dxa"/>
          </w:tcPr>
          <w:p w:rsidR="000E4975" w:rsidRPr="00146601" w:rsidRDefault="000E4975" w:rsidP="00A30A9C">
            <w:pPr>
              <w:spacing w:line="360" w:lineRule="auto"/>
              <w:jc w:val="both"/>
              <w:rPr>
                <w:ins w:id="53" w:author="VIPIN KUMAR DINKAR" w:date="2016-11-14T20:01:00Z"/>
                <w:rFonts w:ascii="Times New Roman" w:eastAsia="Times New Roman" w:hAnsi="Times New Roman" w:cs="Times New Roman"/>
                <w:b/>
                <w:sz w:val="24"/>
                <w:szCs w:val="24"/>
                <w:shd w:val="clear" w:color="auto" w:fill="FFFFFF"/>
                <w:lang w:eastAsia="en-IN"/>
                <w:rPrChange w:id="54" w:author="VIPIN KUMAR DINKAR" w:date="2016-11-14T20:21:00Z">
                  <w:rPr>
                    <w:ins w:id="55" w:author="VIPIN KUMAR DINKAR" w:date="2016-11-14T20:01:00Z"/>
                    <w:rFonts w:ascii="Times New Roman" w:eastAsia="Times New Roman" w:hAnsi="Times New Roman" w:cs="Times New Roman"/>
                    <w:sz w:val="24"/>
                    <w:szCs w:val="24"/>
                    <w:shd w:val="clear" w:color="auto" w:fill="FFFFFF"/>
                    <w:lang w:eastAsia="en-IN"/>
                  </w:rPr>
                </w:rPrChange>
              </w:rPr>
            </w:pPr>
            <w:bookmarkStart w:id="56" w:name="_GoBack" w:colFirst="0" w:colLast="5"/>
            <w:ins w:id="57" w:author="VIPIN KUMAR DINKAR" w:date="2016-11-14T20:01:00Z">
              <w:r w:rsidRPr="00146601">
                <w:rPr>
                  <w:rFonts w:ascii="Times New Roman" w:eastAsia="Times New Roman" w:hAnsi="Times New Roman" w:cs="Times New Roman"/>
                  <w:b/>
                  <w:sz w:val="24"/>
                  <w:szCs w:val="24"/>
                  <w:shd w:val="clear" w:color="auto" w:fill="FFFFFF"/>
                  <w:lang w:eastAsia="en-IN"/>
                  <w:rPrChange w:id="58" w:author="VIPIN KUMAR DINKAR" w:date="2016-11-14T20:21:00Z">
                    <w:rPr>
                      <w:rFonts w:ascii="Times New Roman" w:eastAsia="Times New Roman" w:hAnsi="Times New Roman" w:cs="Times New Roman"/>
                      <w:sz w:val="24"/>
                      <w:szCs w:val="24"/>
                      <w:shd w:val="clear" w:color="auto" w:fill="FFFFFF"/>
                      <w:lang w:eastAsia="en-IN"/>
                    </w:rPr>
                  </w:rPrChange>
                </w:rPr>
                <w:lastRenderedPageBreak/>
                <w:t>Test ID</w:t>
              </w:r>
            </w:ins>
          </w:p>
        </w:tc>
        <w:tc>
          <w:tcPr>
            <w:tcW w:w="1883" w:type="dxa"/>
          </w:tcPr>
          <w:p w:rsidR="000E4975" w:rsidRPr="00146601" w:rsidRDefault="000E4975" w:rsidP="00A30A9C">
            <w:pPr>
              <w:spacing w:line="360" w:lineRule="auto"/>
              <w:jc w:val="both"/>
              <w:rPr>
                <w:ins w:id="59" w:author="VIPIN KUMAR DINKAR" w:date="2016-11-14T20:01:00Z"/>
                <w:rFonts w:ascii="Times New Roman" w:eastAsia="Times New Roman" w:hAnsi="Times New Roman" w:cs="Times New Roman"/>
                <w:b/>
                <w:sz w:val="24"/>
                <w:szCs w:val="24"/>
                <w:shd w:val="clear" w:color="auto" w:fill="FFFFFF"/>
                <w:lang w:eastAsia="en-IN"/>
                <w:rPrChange w:id="60" w:author="VIPIN KUMAR DINKAR" w:date="2016-11-14T20:21:00Z">
                  <w:rPr>
                    <w:ins w:id="61" w:author="VIPIN KUMAR DINKAR" w:date="2016-11-14T20:01:00Z"/>
                    <w:rFonts w:ascii="Times New Roman" w:eastAsia="Times New Roman" w:hAnsi="Times New Roman" w:cs="Times New Roman"/>
                    <w:sz w:val="24"/>
                    <w:szCs w:val="24"/>
                    <w:shd w:val="clear" w:color="auto" w:fill="FFFFFF"/>
                    <w:lang w:eastAsia="en-IN"/>
                  </w:rPr>
                </w:rPrChange>
              </w:rPr>
            </w:pPr>
            <w:ins w:id="62" w:author="VIPIN KUMAR DINKAR" w:date="2016-11-14T20:01:00Z">
              <w:r w:rsidRPr="00146601">
                <w:rPr>
                  <w:rFonts w:ascii="Times New Roman" w:eastAsia="Times New Roman" w:hAnsi="Times New Roman" w:cs="Times New Roman"/>
                  <w:b/>
                  <w:sz w:val="24"/>
                  <w:szCs w:val="24"/>
                  <w:shd w:val="clear" w:color="auto" w:fill="FFFFFF"/>
                  <w:lang w:eastAsia="en-IN"/>
                  <w:rPrChange w:id="63" w:author="VIPIN KUMAR DINKAR" w:date="2016-11-14T20:21:00Z">
                    <w:rPr>
                      <w:rFonts w:ascii="Times New Roman" w:eastAsia="Times New Roman" w:hAnsi="Times New Roman" w:cs="Times New Roman"/>
                      <w:sz w:val="24"/>
                      <w:szCs w:val="24"/>
                      <w:shd w:val="clear" w:color="auto" w:fill="FFFFFF"/>
                      <w:lang w:eastAsia="en-IN"/>
                    </w:rPr>
                  </w:rPrChange>
                </w:rPr>
                <w:t>Test Scenario</w:t>
              </w:r>
            </w:ins>
          </w:p>
        </w:tc>
        <w:tc>
          <w:tcPr>
            <w:tcW w:w="2403" w:type="dxa"/>
          </w:tcPr>
          <w:p w:rsidR="000E4975" w:rsidRPr="00146601" w:rsidRDefault="000E4975" w:rsidP="00A30A9C">
            <w:pPr>
              <w:spacing w:line="360" w:lineRule="auto"/>
              <w:jc w:val="both"/>
              <w:rPr>
                <w:ins w:id="64" w:author="VIPIN KUMAR DINKAR" w:date="2016-11-14T20:01:00Z"/>
                <w:rFonts w:ascii="Times New Roman" w:eastAsia="Times New Roman" w:hAnsi="Times New Roman" w:cs="Times New Roman"/>
                <w:b/>
                <w:sz w:val="24"/>
                <w:szCs w:val="24"/>
                <w:shd w:val="clear" w:color="auto" w:fill="FFFFFF"/>
                <w:lang w:eastAsia="en-IN"/>
                <w:rPrChange w:id="65" w:author="VIPIN KUMAR DINKAR" w:date="2016-11-14T20:21:00Z">
                  <w:rPr>
                    <w:ins w:id="66" w:author="VIPIN KUMAR DINKAR" w:date="2016-11-14T20:01:00Z"/>
                    <w:rFonts w:ascii="Times New Roman" w:eastAsia="Times New Roman" w:hAnsi="Times New Roman" w:cs="Times New Roman"/>
                    <w:sz w:val="24"/>
                    <w:szCs w:val="24"/>
                    <w:shd w:val="clear" w:color="auto" w:fill="FFFFFF"/>
                    <w:lang w:eastAsia="en-IN"/>
                  </w:rPr>
                </w:rPrChange>
              </w:rPr>
            </w:pPr>
            <w:ins w:id="67" w:author="VIPIN KUMAR DINKAR" w:date="2016-11-14T20:02:00Z">
              <w:r w:rsidRPr="00146601">
                <w:rPr>
                  <w:rFonts w:ascii="Times New Roman" w:eastAsia="Times New Roman" w:hAnsi="Times New Roman" w:cs="Times New Roman"/>
                  <w:b/>
                  <w:sz w:val="24"/>
                  <w:szCs w:val="24"/>
                  <w:shd w:val="clear" w:color="auto" w:fill="FFFFFF"/>
                  <w:lang w:eastAsia="en-IN"/>
                  <w:rPrChange w:id="68" w:author="VIPIN KUMAR DINKAR" w:date="2016-11-14T20:21:00Z">
                    <w:rPr>
                      <w:rFonts w:ascii="Times New Roman" w:eastAsia="Times New Roman" w:hAnsi="Times New Roman" w:cs="Times New Roman"/>
                      <w:sz w:val="24"/>
                      <w:szCs w:val="24"/>
                      <w:shd w:val="clear" w:color="auto" w:fill="FFFFFF"/>
                      <w:lang w:eastAsia="en-IN"/>
                    </w:rPr>
                  </w:rPrChange>
                </w:rPr>
                <w:t>Test Input</w:t>
              </w:r>
            </w:ins>
          </w:p>
        </w:tc>
        <w:tc>
          <w:tcPr>
            <w:tcW w:w="1109" w:type="dxa"/>
          </w:tcPr>
          <w:p w:rsidR="000E4975" w:rsidRPr="00146601" w:rsidRDefault="000E4975" w:rsidP="00A30A9C">
            <w:pPr>
              <w:spacing w:line="360" w:lineRule="auto"/>
              <w:jc w:val="both"/>
              <w:rPr>
                <w:ins w:id="69" w:author="VIPIN KUMAR DINKAR" w:date="2016-11-14T20:01:00Z"/>
                <w:rFonts w:ascii="Times New Roman" w:eastAsia="Times New Roman" w:hAnsi="Times New Roman" w:cs="Times New Roman"/>
                <w:b/>
                <w:sz w:val="24"/>
                <w:szCs w:val="24"/>
                <w:shd w:val="clear" w:color="auto" w:fill="FFFFFF"/>
                <w:lang w:eastAsia="en-IN"/>
                <w:rPrChange w:id="70" w:author="VIPIN KUMAR DINKAR" w:date="2016-11-14T20:21:00Z">
                  <w:rPr>
                    <w:ins w:id="71" w:author="VIPIN KUMAR DINKAR" w:date="2016-11-14T20:01:00Z"/>
                    <w:rFonts w:ascii="Times New Roman" w:eastAsia="Times New Roman" w:hAnsi="Times New Roman" w:cs="Times New Roman"/>
                    <w:sz w:val="24"/>
                    <w:szCs w:val="24"/>
                    <w:shd w:val="clear" w:color="auto" w:fill="FFFFFF"/>
                    <w:lang w:eastAsia="en-IN"/>
                  </w:rPr>
                </w:rPrChange>
              </w:rPr>
            </w:pPr>
            <w:ins w:id="72" w:author="VIPIN KUMAR DINKAR" w:date="2016-11-14T20:02:00Z">
              <w:r w:rsidRPr="00146601">
                <w:rPr>
                  <w:rFonts w:ascii="Times New Roman" w:eastAsia="Times New Roman" w:hAnsi="Times New Roman" w:cs="Times New Roman"/>
                  <w:b/>
                  <w:sz w:val="24"/>
                  <w:szCs w:val="24"/>
                  <w:shd w:val="clear" w:color="auto" w:fill="FFFFFF"/>
                  <w:lang w:eastAsia="en-IN"/>
                  <w:rPrChange w:id="73" w:author="VIPIN KUMAR DINKAR" w:date="2016-11-14T20:21:00Z">
                    <w:rPr>
                      <w:rFonts w:ascii="Times New Roman" w:eastAsia="Times New Roman" w:hAnsi="Times New Roman" w:cs="Times New Roman"/>
                      <w:sz w:val="24"/>
                      <w:szCs w:val="24"/>
                      <w:shd w:val="clear" w:color="auto" w:fill="FFFFFF"/>
                      <w:lang w:eastAsia="en-IN"/>
                    </w:rPr>
                  </w:rPrChange>
                </w:rPr>
                <w:t>Expected Output</w:t>
              </w:r>
            </w:ins>
          </w:p>
        </w:tc>
        <w:tc>
          <w:tcPr>
            <w:tcW w:w="1563" w:type="dxa"/>
          </w:tcPr>
          <w:p w:rsidR="000E4975" w:rsidRPr="00146601" w:rsidRDefault="000E4975" w:rsidP="00A30A9C">
            <w:pPr>
              <w:spacing w:line="360" w:lineRule="auto"/>
              <w:jc w:val="both"/>
              <w:rPr>
                <w:ins w:id="74" w:author="VIPIN KUMAR DINKAR" w:date="2016-11-14T20:01:00Z"/>
                <w:rFonts w:ascii="Times New Roman" w:eastAsia="Times New Roman" w:hAnsi="Times New Roman" w:cs="Times New Roman"/>
                <w:b/>
                <w:sz w:val="24"/>
                <w:szCs w:val="24"/>
                <w:shd w:val="clear" w:color="auto" w:fill="FFFFFF"/>
                <w:lang w:eastAsia="en-IN"/>
                <w:rPrChange w:id="75" w:author="VIPIN KUMAR DINKAR" w:date="2016-11-14T20:21:00Z">
                  <w:rPr>
                    <w:ins w:id="76" w:author="VIPIN KUMAR DINKAR" w:date="2016-11-14T20:01:00Z"/>
                    <w:rFonts w:ascii="Times New Roman" w:eastAsia="Times New Roman" w:hAnsi="Times New Roman" w:cs="Times New Roman"/>
                    <w:sz w:val="24"/>
                    <w:szCs w:val="24"/>
                    <w:shd w:val="clear" w:color="auto" w:fill="FFFFFF"/>
                    <w:lang w:eastAsia="en-IN"/>
                  </w:rPr>
                </w:rPrChange>
              </w:rPr>
            </w:pPr>
            <w:ins w:id="77" w:author="VIPIN KUMAR DINKAR" w:date="2016-11-14T20:02:00Z">
              <w:r w:rsidRPr="00146601">
                <w:rPr>
                  <w:rFonts w:ascii="Times New Roman" w:eastAsia="Times New Roman" w:hAnsi="Times New Roman" w:cs="Times New Roman"/>
                  <w:b/>
                  <w:sz w:val="24"/>
                  <w:szCs w:val="24"/>
                  <w:shd w:val="clear" w:color="auto" w:fill="FFFFFF"/>
                  <w:lang w:eastAsia="en-IN"/>
                  <w:rPrChange w:id="78" w:author="VIPIN KUMAR DINKAR" w:date="2016-11-14T20:21:00Z">
                    <w:rPr>
                      <w:rFonts w:ascii="Times New Roman" w:eastAsia="Times New Roman" w:hAnsi="Times New Roman" w:cs="Times New Roman"/>
                      <w:sz w:val="24"/>
                      <w:szCs w:val="24"/>
                      <w:shd w:val="clear" w:color="auto" w:fill="FFFFFF"/>
                      <w:lang w:eastAsia="en-IN"/>
                    </w:rPr>
                  </w:rPrChange>
                </w:rPr>
                <w:t>Actual Result</w:t>
              </w:r>
            </w:ins>
          </w:p>
        </w:tc>
        <w:tc>
          <w:tcPr>
            <w:tcW w:w="1096" w:type="dxa"/>
          </w:tcPr>
          <w:p w:rsidR="000E4975" w:rsidRPr="00146601" w:rsidRDefault="000E4975" w:rsidP="00A30A9C">
            <w:pPr>
              <w:spacing w:line="360" w:lineRule="auto"/>
              <w:jc w:val="both"/>
              <w:rPr>
                <w:ins w:id="79" w:author="VIPIN KUMAR DINKAR" w:date="2016-11-14T20:01:00Z"/>
                <w:rFonts w:ascii="Times New Roman" w:eastAsia="Times New Roman" w:hAnsi="Times New Roman" w:cs="Times New Roman"/>
                <w:b/>
                <w:sz w:val="24"/>
                <w:szCs w:val="24"/>
                <w:shd w:val="clear" w:color="auto" w:fill="FFFFFF"/>
                <w:lang w:eastAsia="en-IN"/>
                <w:rPrChange w:id="80" w:author="VIPIN KUMAR DINKAR" w:date="2016-11-14T20:21:00Z">
                  <w:rPr>
                    <w:ins w:id="81" w:author="VIPIN KUMAR DINKAR" w:date="2016-11-14T20:01:00Z"/>
                    <w:rFonts w:ascii="Times New Roman" w:eastAsia="Times New Roman" w:hAnsi="Times New Roman" w:cs="Times New Roman"/>
                    <w:sz w:val="24"/>
                    <w:szCs w:val="24"/>
                    <w:shd w:val="clear" w:color="auto" w:fill="FFFFFF"/>
                    <w:lang w:eastAsia="en-IN"/>
                  </w:rPr>
                </w:rPrChange>
              </w:rPr>
            </w:pPr>
            <w:proofErr w:type="spellStart"/>
            <w:ins w:id="82" w:author="VIPIN KUMAR DINKAR" w:date="2016-11-14T20:02:00Z">
              <w:r w:rsidRPr="00146601">
                <w:rPr>
                  <w:rFonts w:ascii="Times New Roman" w:eastAsia="Times New Roman" w:hAnsi="Times New Roman" w:cs="Times New Roman"/>
                  <w:b/>
                  <w:sz w:val="24"/>
                  <w:szCs w:val="24"/>
                  <w:shd w:val="clear" w:color="auto" w:fill="FFFFFF"/>
                  <w:lang w:eastAsia="en-IN"/>
                  <w:rPrChange w:id="83" w:author="VIPIN KUMAR DINKAR" w:date="2016-11-14T20:21:00Z">
                    <w:rPr>
                      <w:rFonts w:ascii="Times New Roman" w:eastAsia="Times New Roman" w:hAnsi="Times New Roman" w:cs="Times New Roman"/>
                      <w:sz w:val="24"/>
                      <w:szCs w:val="24"/>
                      <w:shd w:val="clear" w:color="auto" w:fill="FFFFFF"/>
                      <w:lang w:eastAsia="en-IN"/>
                    </w:rPr>
                  </w:rPrChange>
                </w:rPr>
                <w:t>Paas</w:t>
              </w:r>
              <w:proofErr w:type="spellEnd"/>
              <w:r w:rsidRPr="00146601">
                <w:rPr>
                  <w:rFonts w:ascii="Times New Roman" w:eastAsia="Times New Roman" w:hAnsi="Times New Roman" w:cs="Times New Roman"/>
                  <w:b/>
                  <w:sz w:val="24"/>
                  <w:szCs w:val="24"/>
                  <w:shd w:val="clear" w:color="auto" w:fill="FFFFFF"/>
                  <w:lang w:eastAsia="en-IN"/>
                  <w:rPrChange w:id="84" w:author="VIPIN KUMAR DINKAR" w:date="2016-11-14T20:21:00Z">
                    <w:rPr>
                      <w:rFonts w:ascii="Times New Roman" w:eastAsia="Times New Roman" w:hAnsi="Times New Roman" w:cs="Times New Roman"/>
                      <w:sz w:val="24"/>
                      <w:szCs w:val="24"/>
                      <w:shd w:val="clear" w:color="auto" w:fill="FFFFFF"/>
                      <w:lang w:eastAsia="en-IN"/>
                    </w:rPr>
                  </w:rPrChange>
                </w:rPr>
                <w:t>/Fail</w:t>
              </w:r>
            </w:ins>
          </w:p>
        </w:tc>
      </w:tr>
      <w:bookmarkEnd w:id="56"/>
      <w:tr w:rsidR="00146601" w:rsidTr="00A2114C">
        <w:trPr>
          <w:ins w:id="85" w:author="VIPIN KUMAR DINKAR" w:date="2016-11-14T20:02:00Z"/>
        </w:trPr>
        <w:tc>
          <w:tcPr>
            <w:tcW w:w="962" w:type="dxa"/>
          </w:tcPr>
          <w:p w:rsidR="00C101E2" w:rsidRDefault="00172AC5" w:rsidP="00A30A9C">
            <w:pPr>
              <w:spacing w:line="360" w:lineRule="auto"/>
              <w:jc w:val="both"/>
              <w:rPr>
                <w:ins w:id="86" w:author="VIPIN KUMAR DINKAR" w:date="2016-11-14T20:02:00Z"/>
                <w:rFonts w:ascii="Times New Roman" w:eastAsia="Times New Roman" w:hAnsi="Times New Roman" w:cs="Times New Roman"/>
                <w:sz w:val="24"/>
                <w:szCs w:val="24"/>
                <w:shd w:val="clear" w:color="auto" w:fill="FFFFFF"/>
                <w:lang w:eastAsia="en-IN"/>
              </w:rPr>
            </w:pPr>
            <w:ins w:id="87" w:author="VIPIN KUMAR DINKAR" w:date="2016-11-14T20:03:00Z">
              <w:r>
                <w:rPr>
                  <w:rFonts w:ascii="Times New Roman" w:eastAsia="Times New Roman" w:hAnsi="Times New Roman" w:cs="Times New Roman"/>
                  <w:sz w:val="24"/>
                  <w:szCs w:val="24"/>
                  <w:shd w:val="clear" w:color="auto" w:fill="FFFFFF"/>
                  <w:lang w:eastAsia="en-IN"/>
                </w:rPr>
                <w:t>LOG1</w:t>
              </w:r>
            </w:ins>
          </w:p>
        </w:tc>
        <w:tc>
          <w:tcPr>
            <w:tcW w:w="1883" w:type="dxa"/>
          </w:tcPr>
          <w:p w:rsidR="00C101E2" w:rsidRDefault="00172AC5" w:rsidP="00A30A9C">
            <w:pPr>
              <w:spacing w:line="360" w:lineRule="auto"/>
              <w:jc w:val="both"/>
              <w:rPr>
                <w:ins w:id="88" w:author="VIPIN KUMAR DINKAR" w:date="2016-11-14T20:05:00Z"/>
                <w:rFonts w:ascii="Times New Roman" w:eastAsia="Times New Roman" w:hAnsi="Times New Roman" w:cs="Times New Roman"/>
                <w:sz w:val="24"/>
                <w:szCs w:val="24"/>
                <w:shd w:val="clear" w:color="auto" w:fill="FFFFFF"/>
                <w:lang w:eastAsia="en-IN"/>
              </w:rPr>
            </w:pPr>
            <w:ins w:id="89" w:author="VIPIN KUMAR DINKAR" w:date="2016-11-14T20:03:00Z">
              <w:r>
                <w:rPr>
                  <w:rFonts w:ascii="Times New Roman" w:eastAsia="Times New Roman" w:hAnsi="Times New Roman" w:cs="Times New Roman"/>
                  <w:sz w:val="24"/>
                  <w:szCs w:val="24"/>
                  <w:shd w:val="clear" w:color="auto" w:fill="FFFFFF"/>
                  <w:lang w:eastAsia="en-IN"/>
                </w:rPr>
                <w:t>Check User login</w:t>
              </w:r>
            </w:ins>
          </w:p>
          <w:p w:rsidR="009F30EE" w:rsidRDefault="009F30EE" w:rsidP="00A30A9C">
            <w:pPr>
              <w:spacing w:line="360" w:lineRule="auto"/>
              <w:jc w:val="both"/>
              <w:rPr>
                <w:ins w:id="90" w:author="VIPIN KUMAR DINKAR" w:date="2016-11-14T20:02:00Z"/>
                <w:rFonts w:ascii="Times New Roman" w:eastAsia="Times New Roman" w:hAnsi="Times New Roman" w:cs="Times New Roman"/>
                <w:sz w:val="24"/>
                <w:szCs w:val="24"/>
                <w:shd w:val="clear" w:color="auto" w:fill="FFFFFF"/>
                <w:lang w:eastAsia="en-IN"/>
              </w:rPr>
            </w:pPr>
            <w:ins w:id="91" w:author="VIPIN KUMAR DINKAR" w:date="2016-11-14T20:05:00Z">
              <w:r>
                <w:rPr>
                  <w:rFonts w:ascii="Times New Roman" w:eastAsia="Times New Roman" w:hAnsi="Times New Roman" w:cs="Times New Roman"/>
                  <w:sz w:val="24"/>
                  <w:szCs w:val="24"/>
                  <w:shd w:val="clear" w:color="auto" w:fill="FFFFFF"/>
                  <w:lang w:eastAsia="en-IN"/>
                </w:rPr>
                <w:t>With valid id and password</w:t>
              </w:r>
            </w:ins>
          </w:p>
        </w:tc>
        <w:tc>
          <w:tcPr>
            <w:tcW w:w="2403" w:type="dxa"/>
          </w:tcPr>
          <w:p w:rsidR="00C101E2" w:rsidRDefault="00142F68" w:rsidP="00A30A9C">
            <w:pPr>
              <w:spacing w:line="360" w:lineRule="auto"/>
              <w:jc w:val="both"/>
              <w:rPr>
                <w:ins w:id="92" w:author="VIPIN KUMAR DINKAR" w:date="2016-11-14T20:04:00Z"/>
                <w:rFonts w:ascii="Times New Roman" w:eastAsia="Times New Roman" w:hAnsi="Times New Roman" w:cs="Times New Roman"/>
                <w:sz w:val="24"/>
                <w:szCs w:val="24"/>
                <w:shd w:val="clear" w:color="auto" w:fill="FFFFFF"/>
                <w:lang w:eastAsia="en-IN"/>
              </w:rPr>
            </w:pPr>
            <w:ins w:id="93" w:author="VIPIN KUMAR DINKAR" w:date="2016-11-14T20:04:00Z">
              <w:r>
                <w:rPr>
                  <w:rFonts w:ascii="Times New Roman" w:eastAsia="Times New Roman" w:hAnsi="Times New Roman" w:cs="Times New Roman"/>
                  <w:sz w:val="24"/>
                  <w:szCs w:val="24"/>
                  <w:shd w:val="clear" w:color="auto" w:fill="FFFFFF"/>
                  <w:lang w:eastAsia="en-IN"/>
                </w:rPr>
                <w:t xml:space="preserve">Id = </w:t>
              </w:r>
              <w:proofErr w:type="spellStart"/>
              <w:r>
                <w:rPr>
                  <w:rFonts w:ascii="Times New Roman" w:eastAsia="Times New Roman" w:hAnsi="Times New Roman" w:cs="Times New Roman"/>
                  <w:sz w:val="24"/>
                  <w:szCs w:val="24"/>
                  <w:shd w:val="clear" w:color="auto" w:fill="FFFFFF"/>
                  <w:lang w:eastAsia="en-IN"/>
                </w:rPr>
                <w:t>vkd</w:t>
              </w:r>
              <w:proofErr w:type="spellEnd"/>
            </w:ins>
          </w:p>
          <w:p w:rsidR="00142F68" w:rsidRDefault="00EB77C8" w:rsidP="00A30A9C">
            <w:pPr>
              <w:spacing w:line="360" w:lineRule="auto"/>
              <w:jc w:val="both"/>
              <w:rPr>
                <w:ins w:id="94" w:author="VIPIN KUMAR DINKAR" w:date="2016-11-14T20:02:00Z"/>
                <w:rFonts w:ascii="Times New Roman" w:eastAsia="Times New Roman" w:hAnsi="Times New Roman" w:cs="Times New Roman"/>
                <w:sz w:val="24"/>
                <w:szCs w:val="24"/>
                <w:shd w:val="clear" w:color="auto" w:fill="FFFFFF"/>
                <w:lang w:eastAsia="en-IN"/>
              </w:rPr>
            </w:pPr>
            <w:ins w:id="95" w:author="VIPIN KUMAR DINKAR" w:date="2016-11-14T20:04:00Z">
              <w:r>
                <w:rPr>
                  <w:rFonts w:ascii="Times New Roman" w:eastAsia="Times New Roman" w:hAnsi="Times New Roman" w:cs="Times New Roman"/>
                  <w:sz w:val="24"/>
                  <w:szCs w:val="24"/>
                  <w:shd w:val="clear" w:color="auto" w:fill="FFFFFF"/>
                  <w:lang w:eastAsia="en-IN"/>
                </w:rPr>
                <w:t>Pass</w:t>
              </w:r>
              <w:r w:rsidR="00142F68">
                <w:rPr>
                  <w:rFonts w:ascii="Times New Roman" w:eastAsia="Times New Roman" w:hAnsi="Times New Roman" w:cs="Times New Roman"/>
                  <w:sz w:val="24"/>
                  <w:szCs w:val="24"/>
                  <w:shd w:val="clear" w:color="auto" w:fill="FFFFFF"/>
                  <w:lang w:eastAsia="en-IN"/>
                </w:rPr>
                <w:t>= qert373</w:t>
              </w:r>
            </w:ins>
          </w:p>
        </w:tc>
        <w:tc>
          <w:tcPr>
            <w:tcW w:w="1109" w:type="dxa"/>
          </w:tcPr>
          <w:p w:rsidR="00C101E2" w:rsidRDefault="00921B5F" w:rsidP="00A30A9C">
            <w:pPr>
              <w:spacing w:line="360" w:lineRule="auto"/>
              <w:jc w:val="both"/>
              <w:rPr>
                <w:ins w:id="96" w:author="VIPIN KUMAR DINKAR" w:date="2016-11-14T20:02:00Z"/>
                <w:rFonts w:ascii="Times New Roman" w:eastAsia="Times New Roman" w:hAnsi="Times New Roman" w:cs="Times New Roman"/>
                <w:sz w:val="24"/>
                <w:szCs w:val="24"/>
                <w:shd w:val="clear" w:color="auto" w:fill="FFFFFF"/>
                <w:lang w:eastAsia="en-IN"/>
              </w:rPr>
            </w:pPr>
            <w:ins w:id="97" w:author="VIPIN KUMAR DINKAR" w:date="2016-11-14T20:05:00Z">
              <w:r>
                <w:rPr>
                  <w:rFonts w:ascii="Times New Roman" w:eastAsia="Times New Roman" w:hAnsi="Times New Roman" w:cs="Times New Roman"/>
                  <w:sz w:val="24"/>
                  <w:szCs w:val="24"/>
                  <w:shd w:val="clear" w:color="auto" w:fill="FFFFFF"/>
                  <w:lang w:eastAsia="en-IN"/>
                </w:rPr>
                <w:t xml:space="preserve">User should login </w:t>
              </w:r>
            </w:ins>
          </w:p>
        </w:tc>
        <w:tc>
          <w:tcPr>
            <w:tcW w:w="1563" w:type="dxa"/>
          </w:tcPr>
          <w:p w:rsidR="00C101E2" w:rsidRDefault="004C12AD" w:rsidP="00A30A9C">
            <w:pPr>
              <w:spacing w:line="360" w:lineRule="auto"/>
              <w:jc w:val="both"/>
              <w:rPr>
                <w:ins w:id="98" w:author="VIPIN KUMAR DINKAR" w:date="2016-11-14T20:02:00Z"/>
                <w:rFonts w:ascii="Times New Roman" w:eastAsia="Times New Roman" w:hAnsi="Times New Roman" w:cs="Times New Roman"/>
                <w:sz w:val="24"/>
                <w:szCs w:val="24"/>
                <w:shd w:val="clear" w:color="auto" w:fill="FFFFFF"/>
                <w:lang w:eastAsia="en-IN"/>
              </w:rPr>
            </w:pPr>
            <w:ins w:id="99" w:author="VIPIN KUMAR DINKAR" w:date="2016-11-14T20:05:00Z">
              <w:r>
                <w:rPr>
                  <w:rFonts w:ascii="Times New Roman" w:eastAsia="Times New Roman" w:hAnsi="Times New Roman" w:cs="Times New Roman"/>
                  <w:sz w:val="24"/>
                  <w:szCs w:val="24"/>
                  <w:shd w:val="clear" w:color="auto" w:fill="FFFFFF"/>
                  <w:lang w:eastAsia="en-IN"/>
                </w:rPr>
                <w:t xml:space="preserve">As expected </w:t>
              </w:r>
            </w:ins>
          </w:p>
        </w:tc>
        <w:tc>
          <w:tcPr>
            <w:tcW w:w="1096" w:type="dxa"/>
          </w:tcPr>
          <w:p w:rsidR="00C101E2" w:rsidRDefault="004C12AD" w:rsidP="00A30A9C">
            <w:pPr>
              <w:spacing w:line="360" w:lineRule="auto"/>
              <w:jc w:val="both"/>
              <w:rPr>
                <w:ins w:id="100" w:author="VIPIN KUMAR DINKAR" w:date="2016-11-14T20:02:00Z"/>
                <w:rFonts w:ascii="Times New Roman" w:eastAsia="Times New Roman" w:hAnsi="Times New Roman" w:cs="Times New Roman"/>
                <w:sz w:val="24"/>
                <w:szCs w:val="24"/>
                <w:shd w:val="clear" w:color="auto" w:fill="FFFFFF"/>
                <w:lang w:eastAsia="en-IN"/>
              </w:rPr>
            </w:pPr>
            <w:ins w:id="101" w:author="VIPIN KUMAR DINKAR" w:date="2016-11-14T20:05:00Z">
              <w:r>
                <w:rPr>
                  <w:rFonts w:ascii="Times New Roman" w:eastAsia="Times New Roman" w:hAnsi="Times New Roman" w:cs="Times New Roman"/>
                  <w:sz w:val="24"/>
                  <w:szCs w:val="24"/>
                  <w:shd w:val="clear" w:color="auto" w:fill="FFFFFF"/>
                  <w:lang w:eastAsia="en-IN"/>
                </w:rPr>
                <w:t>pass</w:t>
              </w:r>
            </w:ins>
          </w:p>
        </w:tc>
      </w:tr>
      <w:tr w:rsidR="00A2114C" w:rsidTr="00A2114C">
        <w:trPr>
          <w:ins w:id="102" w:author="VIPIN KUMAR DINKAR" w:date="2016-11-14T20:02:00Z"/>
        </w:trPr>
        <w:tc>
          <w:tcPr>
            <w:tcW w:w="962" w:type="dxa"/>
          </w:tcPr>
          <w:p w:rsidR="009F30EE" w:rsidRDefault="009F30EE" w:rsidP="009F30EE">
            <w:pPr>
              <w:spacing w:line="360" w:lineRule="auto"/>
              <w:jc w:val="both"/>
              <w:rPr>
                <w:ins w:id="103" w:author="VIPIN KUMAR DINKAR" w:date="2016-11-14T20:02:00Z"/>
                <w:rFonts w:ascii="Times New Roman" w:eastAsia="Times New Roman" w:hAnsi="Times New Roman" w:cs="Times New Roman"/>
                <w:sz w:val="24"/>
                <w:szCs w:val="24"/>
                <w:shd w:val="clear" w:color="auto" w:fill="FFFFFF"/>
                <w:lang w:eastAsia="en-IN"/>
              </w:rPr>
            </w:pPr>
            <w:ins w:id="104" w:author="VIPIN KUMAR DINKAR" w:date="2016-11-14T20:05:00Z">
              <w:r>
                <w:rPr>
                  <w:rFonts w:ascii="Times New Roman" w:eastAsia="Times New Roman" w:hAnsi="Times New Roman" w:cs="Times New Roman"/>
                  <w:sz w:val="24"/>
                  <w:szCs w:val="24"/>
                  <w:shd w:val="clear" w:color="auto" w:fill="FFFFFF"/>
                  <w:lang w:eastAsia="en-IN"/>
                </w:rPr>
                <w:t>LOG2</w:t>
              </w:r>
            </w:ins>
          </w:p>
        </w:tc>
        <w:tc>
          <w:tcPr>
            <w:tcW w:w="1883" w:type="dxa"/>
          </w:tcPr>
          <w:p w:rsidR="009F30EE" w:rsidRDefault="009F30EE" w:rsidP="009F30EE">
            <w:pPr>
              <w:spacing w:line="360" w:lineRule="auto"/>
              <w:jc w:val="both"/>
              <w:rPr>
                <w:ins w:id="105" w:author="VIPIN KUMAR DINKAR" w:date="2016-11-14T20:05:00Z"/>
                <w:rFonts w:ascii="Times New Roman" w:eastAsia="Times New Roman" w:hAnsi="Times New Roman" w:cs="Times New Roman"/>
                <w:sz w:val="24"/>
                <w:szCs w:val="24"/>
                <w:shd w:val="clear" w:color="auto" w:fill="FFFFFF"/>
                <w:lang w:eastAsia="en-IN"/>
              </w:rPr>
            </w:pPr>
            <w:ins w:id="106" w:author="VIPIN KUMAR DINKAR" w:date="2016-11-14T20:05:00Z">
              <w:r>
                <w:rPr>
                  <w:rFonts w:ascii="Times New Roman" w:eastAsia="Times New Roman" w:hAnsi="Times New Roman" w:cs="Times New Roman"/>
                  <w:sz w:val="24"/>
                  <w:szCs w:val="24"/>
                  <w:shd w:val="clear" w:color="auto" w:fill="FFFFFF"/>
                  <w:lang w:eastAsia="en-IN"/>
                </w:rPr>
                <w:t>Check User login</w:t>
              </w:r>
            </w:ins>
          </w:p>
          <w:p w:rsidR="009F30EE" w:rsidRDefault="009F30EE" w:rsidP="009F30EE">
            <w:pPr>
              <w:spacing w:line="360" w:lineRule="auto"/>
              <w:jc w:val="both"/>
              <w:rPr>
                <w:ins w:id="107" w:author="VIPIN KUMAR DINKAR" w:date="2016-11-14T20:02:00Z"/>
                <w:rFonts w:ascii="Times New Roman" w:eastAsia="Times New Roman" w:hAnsi="Times New Roman" w:cs="Times New Roman"/>
                <w:sz w:val="24"/>
                <w:szCs w:val="24"/>
                <w:shd w:val="clear" w:color="auto" w:fill="FFFFFF"/>
                <w:lang w:eastAsia="en-IN"/>
              </w:rPr>
            </w:pPr>
            <w:ins w:id="108" w:author="VIPIN KUMAR DINKAR" w:date="2016-11-14T20:05:00Z">
              <w:r>
                <w:rPr>
                  <w:rFonts w:ascii="Times New Roman" w:eastAsia="Times New Roman" w:hAnsi="Times New Roman" w:cs="Times New Roman"/>
                  <w:sz w:val="24"/>
                  <w:szCs w:val="24"/>
                  <w:shd w:val="clear" w:color="auto" w:fill="FFFFFF"/>
                  <w:lang w:eastAsia="en-IN"/>
                </w:rPr>
                <w:t>With valid id and</w:t>
              </w:r>
              <w:r>
                <w:rPr>
                  <w:rFonts w:ascii="Times New Roman" w:eastAsia="Times New Roman" w:hAnsi="Times New Roman" w:cs="Times New Roman"/>
                  <w:sz w:val="24"/>
                  <w:szCs w:val="24"/>
                  <w:shd w:val="clear" w:color="auto" w:fill="FFFFFF"/>
                  <w:lang w:eastAsia="en-IN"/>
                </w:rPr>
                <w:t xml:space="preserve"> wrong </w:t>
              </w:r>
              <w:r>
                <w:rPr>
                  <w:rFonts w:ascii="Times New Roman" w:eastAsia="Times New Roman" w:hAnsi="Times New Roman" w:cs="Times New Roman"/>
                  <w:sz w:val="24"/>
                  <w:szCs w:val="24"/>
                  <w:shd w:val="clear" w:color="auto" w:fill="FFFFFF"/>
                  <w:lang w:eastAsia="en-IN"/>
                </w:rPr>
                <w:t xml:space="preserve"> password</w:t>
              </w:r>
            </w:ins>
          </w:p>
        </w:tc>
        <w:tc>
          <w:tcPr>
            <w:tcW w:w="2403" w:type="dxa"/>
          </w:tcPr>
          <w:p w:rsidR="009F30EE" w:rsidRDefault="00EB77C8" w:rsidP="009F30EE">
            <w:pPr>
              <w:spacing w:line="360" w:lineRule="auto"/>
              <w:jc w:val="both"/>
              <w:rPr>
                <w:ins w:id="109" w:author="VIPIN KUMAR DINKAR" w:date="2016-11-14T20:06:00Z"/>
                <w:rFonts w:ascii="Times New Roman" w:eastAsia="Times New Roman" w:hAnsi="Times New Roman" w:cs="Times New Roman"/>
                <w:sz w:val="24"/>
                <w:szCs w:val="24"/>
                <w:shd w:val="clear" w:color="auto" w:fill="FFFFFF"/>
                <w:lang w:eastAsia="en-IN"/>
              </w:rPr>
            </w:pPr>
            <w:ins w:id="110" w:author="VIPIN KUMAR DINKAR" w:date="2016-11-14T20:05:00Z">
              <w:r>
                <w:rPr>
                  <w:rFonts w:ascii="Times New Roman" w:eastAsia="Times New Roman" w:hAnsi="Times New Roman" w:cs="Times New Roman"/>
                  <w:sz w:val="24"/>
                  <w:szCs w:val="24"/>
                  <w:shd w:val="clear" w:color="auto" w:fill="FFFFFF"/>
                  <w:lang w:eastAsia="en-IN"/>
                </w:rPr>
                <w:t xml:space="preserve">Id = </w:t>
              </w:r>
            </w:ins>
            <w:proofErr w:type="spellStart"/>
            <w:ins w:id="111" w:author="VIPIN KUMAR DINKAR" w:date="2016-11-14T20:06:00Z">
              <w:r>
                <w:rPr>
                  <w:rFonts w:ascii="Times New Roman" w:eastAsia="Times New Roman" w:hAnsi="Times New Roman" w:cs="Times New Roman"/>
                  <w:sz w:val="24"/>
                  <w:szCs w:val="24"/>
                  <w:shd w:val="clear" w:color="auto" w:fill="FFFFFF"/>
                  <w:lang w:eastAsia="en-IN"/>
                </w:rPr>
                <w:t>vkd</w:t>
              </w:r>
              <w:proofErr w:type="spellEnd"/>
            </w:ins>
          </w:p>
          <w:p w:rsidR="00EB77C8" w:rsidRDefault="00EB77C8" w:rsidP="009F30EE">
            <w:pPr>
              <w:spacing w:line="360" w:lineRule="auto"/>
              <w:jc w:val="both"/>
              <w:rPr>
                <w:ins w:id="112" w:author="VIPIN KUMAR DINKAR" w:date="2016-11-14T20:02:00Z"/>
                <w:rFonts w:ascii="Times New Roman" w:eastAsia="Times New Roman" w:hAnsi="Times New Roman" w:cs="Times New Roman"/>
                <w:sz w:val="24"/>
                <w:szCs w:val="24"/>
                <w:shd w:val="clear" w:color="auto" w:fill="FFFFFF"/>
                <w:lang w:eastAsia="en-IN"/>
              </w:rPr>
            </w:pPr>
            <w:ins w:id="113" w:author="VIPIN KUMAR DINKAR" w:date="2016-11-14T20:06:00Z">
              <w:r>
                <w:rPr>
                  <w:rFonts w:ascii="Times New Roman" w:eastAsia="Times New Roman" w:hAnsi="Times New Roman" w:cs="Times New Roman"/>
                  <w:sz w:val="24"/>
                  <w:szCs w:val="24"/>
                  <w:shd w:val="clear" w:color="auto" w:fill="FFFFFF"/>
                  <w:lang w:eastAsia="en-IN"/>
                </w:rPr>
                <w:t xml:space="preserve">Pass = </w:t>
              </w:r>
              <w:proofErr w:type="spellStart"/>
              <w:r>
                <w:rPr>
                  <w:rFonts w:ascii="Times New Roman" w:eastAsia="Times New Roman" w:hAnsi="Times New Roman" w:cs="Times New Roman"/>
                  <w:sz w:val="24"/>
                  <w:szCs w:val="24"/>
                  <w:shd w:val="clear" w:color="auto" w:fill="FFFFFF"/>
                  <w:lang w:eastAsia="en-IN"/>
                </w:rPr>
                <w:t>abc</w:t>
              </w:r>
            </w:ins>
            <w:proofErr w:type="spellEnd"/>
          </w:p>
        </w:tc>
        <w:tc>
          <w:tcPr>
            <w:tcW w:w="1109" w:type="dxa"/>
          </w:tcPr>
          <w:p w:rsidR="009F30EE" w:rsidRDefault="00F966D2" w:rsidP="009F30EE">
            <w:pPr>
              <w:spacing w:line="360" w:lineRule="auto"/>
              <w:jc w:val="both"/>
              <w:rPr>
                <w:ins w:id="114" w:author="VIPIN KUMAR DINKAR" w:date="2016-11-14T20:02:00Z"/>
                <w:rFonts w:ascii="Times New Roman" w:eastAsia="Times New Roman" w:hAnsi="Times New Roman" w:cs="Times New Roman"/>
                <w:sz w:val="24"/>
                <w:szCs w:val="24"/>
                <w:shd w:val="clear" w:color="auto" w:fill="FFFFFF"/>
                <w:lang w:eastAsia="en-IN"/>
              </w:rPr>
            </w:pPr>
            <w:ins w:id="115" w:author="VIPIN KUMAR DINKAR" w:date="2016-11-14T20:06:00Z">
              <w:r>
                <w:rPr>
                  <w:rFonts w:ascii="Times New Roman" w:eastAsia="Times New Roman" w:hAnsi="Times New Roman" w:cs="Times New Roman"/>
                  <w:sz w:val="24"/>
                  <w:szCs w:val="24"/>
                  <w:shd w:val="clear" w:color="auto" w:fill="FFFFFF"/>
                  <w:lang w:eastAsia="en-IN"/>
                </w:rPr>
                <w:t>User cant login</w:t>
              </w:r>
            </w:ins>
          </w:p>
        </w:tc>
        <w:tc>
          <w:tcPr>
            <w:tcW w:w="1563" w:type="dxa"/>
          </w:tcPr>
          <w:p w:rsidR="009F30EE" w:rsidRDefault="009228F7" w:rsidP="009F30EE">
            <w:pPr>
              <w:spacing w:line="360" w:lineRule="auto"/>
              <w:jc w:val="both"/>
              <w:rPr>
                <w:ins w:id="116" w:author="VIPIN KUMAR DINKAR" w:date="2016-11-14T20:02:00Z"/>
                <w:rFonts w:ascii="Times New Roman" w:eastAsia="Times New Roman" w:hAnsi="Times New Roman" w:cs="Times New Roman"/>
                <w:sz w:val="24"/>
                <w:szCs w:val="24"/>
                <w:shd w:val="clear" w:color="auto" w:fill="FFFFFF"/>
                <w:lang w:eastAsia="en-IN"/>
              </w:rPr>
            </w:pPr>
            <w:ins w:id="117" w:author="VIPIN KUMAR DINKAR" w:date="2016-11-14T20:09:00Z">
              <w:r>
                <w:rPr>
                  <w:rFonts w:ascii="Times New Roman" w:eastAsia="Times New Roman" w:hAnsi="Times New Roman" w:cs="Times New Roman"/>
                  <w:sz w:val="24"/>
                  <w:szCs w:val="24"/>
                  <w:shd w:val="clear" w:color="auto" w:fill="FFFFFF"/>
                  <w:lang w:eastAsia="en-IN"/>
                </w:rPr>
                <w:t>As expected</w:t>
              </w:r>
            </w:ins>
          </w:p>
        </w:tc>
        <w:tc>
          <w:tcPr>
            <w:tcW w:w="1096" w:type="dxa"/>
          </w:tcPr>
          <w:p w:rsidR="009F30EE" w:rsidRDefault="009228F7" w:rsidP="009F30EE">
            <w:pPr>
              <w:spacing w:line="360" w:lineRule="auto"/>
              <w:jc w:val="both"/>
              <w:rPr>
                <w:ins w:id="118" w:author="VIPIN KUMAR DINKAR" w:date="2016-11-14T20:02:00Z"/>
                <w:rFonts w:ascii="Times New Roman" w:eastAsia="Times New Roman" w:hAnsi="Times New Roman" w:cs="Times New Roman"/>
                <w:sz w:val="24"/>
                <w:szCs w:val="24"/>
                <w:shd w:val="clear" w:color="auto" w:fill="FFFFFF"/>
                <w:lang w:eastAsia="en-IN"/>
              </w:rPr>
            </w:pPr>
            <w:ins w:id="119" w:author="VIPIN KUMAR DINKAR" w:date="2016-11-14T20:09:00Z">
              <w:r>
                <w:rPr>
                  <w:rFonts w:ascii="Times New Roman" w:eastAsia="Times New Roman" w:hAnsi="Times New Roman" w:cs="Times New Roman"/>
                  <w:sz w:val="24"/>
                  <w:szCs w:val="24"/>
                  <w:shd w:val="clear" w:color="auto" w:fill="FFFFFF"/>
                  <w:lang w:eastAsia="en-IN"/>
                </w:rPr>
                <w:t>pass</w:t>
              </w:r>
            </w:ins>
          </w:p>
        </w:tc>
      </w:tr>
      <w:tr w:rsidR="00A2114C" w:rsidTr="00A2114C">
        <w:trPr>
          <w:ins w:id="120" w:author="VIPIN KUMAR DINKAR" w:date="2016-11-14T20:02:00Z"/>
        </w:trPr>
        <w:tc>
          <w:tcPr>
            <w:tcW w:w="962" w:type="dxa"/>
          </w:tcPr>
          <w:p w:rsidR="00A2114C" w:rsidRDefault="00A2114C" w:rsidP="00A2114C">
            <w:pPr>
              <w:spacing w:line="360" w:lineRule="auto"/>
              <w:jc w:val="both"/>
              <w:rPr>
                <w:ins w:id="121" w:author="VIPIN KUMAR DINKAR" w:date="2016-11-14T20:02:00Z"/>
                <w:rFonts w:ascii="Times New Roman" w:eastAsia="Times New Roman" w:hAnsi="Times New Roman" w:cs="Times New Roman"/>
                <w:sz w:val="24"/>
                <w:szCs w:val="24"/>
                <w:shd w:val="clear" w:color="auto" w:fill="FFFFFF"/>
                <w:lang w:eastAsia="en-IN"/>
              </w:rPr>
            </w:pPr>
            <w:ins w:id="122" w:author="VIPIN KUMAR DINKAR" w:date="2016-11-14T20:09:00Z">
              <w:r>
                <w:rPr>
                  <w:rFonts w:ascii="Times New Roman" w:eastAsia="Times New Roman" w:hAnsi="Times New Roman" w:cs="Times New Roman"/>
                  <w:sz w:val="24"/>
                  <w:szCs w:val="24"/>
                  <w:shd w:val="clear" w:color="auto" w:fill="FFFFFF"/>
                  <w:lang w:eastAsia="en-IN"/>
                </w:rPr>
                <w:t>LOG3</w:t>
              </w:r>
            </w:ins>
          </w:p>
        </w:tc>
        <w:tc>
          <w:tcPr>
            <w:tcW w:w="1883" w:type="dxa"/>
          </w:tcPr>
          <w:p w:rsidR="00A2114C" w:rsidRDefault="00A2114C" w:rsidP="00A2114C">
            <w:pPr>
              <w:spacing w:line="360" w:lineRule="auto"/>
              <w:jc w:val="both"/>
              <w:rPr>
                <w:ins w:id="123" w:author="VIPIN KUMAR DINKAR" w:date="2016-11-14T20:09:00Z"/>
                <w:rFonts w:ascii="Times New Roman" w:eastAsia="Times New Roman" w:hAnsi="Times New Roman" w:cs="Times New Roman"/>
                <w:sz w:val="24"/>
                <w:szCs w:val="24"/>
                <w:shd w:val="clear" w:color="auto" w:fill="FFFFFF"/>
                <w:lang w:eastAsia="en-IN"/>
              </w:rPr>
            </w:pPr>
            <w:ins w:id="124" w:author="VIPIN KUMAR DINKAR" w:date="2016-11-14T20:09:00Z">
              <w:r>
                <w:rPr>
                  <w:rFonts w:ascii="Times New Roman" w:eastAsia="Times New Roman" w:hAnsi="Times New Roman" w:cs="Times New Roman"/>
                  <w:sz w:val="24"/>
                  <w:szCs w:val="24"/>
                  <w:shd w:val="clear" w:color="auto" w:fill="FFFFFF"/>
                  <w:lang w:eastAsia="en-IN"/>
                </w:rPr>
                <w:t>Check User login</w:t>
              </w:r>
            </w:ins>
          </w:p>
          <w:p w:rsidR="00A2114C" w:rsidRDefault="00A2114C" w:rsidP="00A2114C">
            <w:pPr>
              <w:spacing w:line="360" w:lineRule="auto"/>
              <w:jc w:val="both"/>
              <w:rPr>
                <w:ins w:id="125" w:author="VIPIN KUMAR DINKAR" w:date="2016-11-14T20:02:00Z"/>
                <w:rFonts w:ascii="Times New Roman" w:eastAsia="Times New Roman" w:hAnsi="Times New Roman" w:cs="Times New Roman"/>
                <w:sz w:val="24"/>
                <w:szCs w:val="24"/>
                <w:shd w:val="clear" w:color="auto" w:fill="FFFFFF"/>
                <w:lang w:eastAsia="en-IN"/>
              </w:rPr>
            </w:pPr>
            <w:ins w:id="126" w:author="VIPIN KUMAR DINKAR" w:date="2016-11-14T20:09:00Z">
              <w:r>
                <w:rPr>
                  <w:rFonts w:ascii="Times New Roman" w:eastAsia="Times New Roman" w:hAnsi="Times New Roman" w:cs="Times New Roman"/>
                  <w:sz w:val="24"/>
                  <w:szCs w:val="24"/>
                  <w:shd w:val="clear" w:color="auto" w:fill="FFFFFF"/>
                  <w:lang w:eastAsia="en-IN"/>
                </w:rPr>
                <w:t>With valid id and password</w:t>
              </w:r>
              <w:r>
                <w:rPr>
                  <w:rFonts w:ascii="Times New Roman" w:eastAsia="Times New Roman" w:hAnsi="Times New Roman" w:cs="Times New Roman"/>
                  <w:sz w:val="24"/>
                  <w:szCs w:val="24"/>
                  <w:shd w:val="clear" w:color="auto" w:fill="FFFFFF"/>
                  <w:lang w:eastAsia="en-IN"/>
                </w:rPr>
                <w:t xml:space="preserve"> for unregistered</w:t>
              </w:r>
              <w:r w:rsidR="005072FA">
                <w:rPr>
                  <w:rFonts w:ascii="Times New Roman" w:eastAsia="Times New Roman" w:hAnsi="Times New Roman" w:cs="Times New Roman"/>
                  <w:sz w:val="24"/>
                  <w:szCs w:val="24"/>
                  <w:shd w:val="clear" w:color="auto" w:fill="FFFFFF"/>
                  <w:lang w:eastAsia="en-IN"/>
                </w:rPr>
                <w:t xml:space="preserve"> user</w:t>
              </w:r>
            </w:ins>
          </w:p>
        </w:tc>
        <w:tc>
          <w:tcPr>
            <w:tcW w:w="2403" w:type="dxa"/>
          </w:tcPr>
          <w:p w:rsidR="00A2114C" w:rsidRDefault="00AC54EF" w:rsidP="00A2114C">
            <w:pPr>
              <w:spacing w:line="360" w:lineRule="auto"/>
              <w:jc w:val="both"/>
              <w:rPr>
                <w:ins w:id="127" w:author="VIPIN KUMAR DINKAR" w:date="2016-11-14T20:09:00Z"/>
                <w:rFonts w:ascii="Times New Roman" w:eastAsia="Times New Roman" w:hAnsi="Times New Roman" w:cs="Times New Roman"/>
                <w:sz w:val="24"/>
                <w:szCs w:val="24"/>
                <w:shd w:val="clear" w:color="auto" w:fill="FFFFFF"/>
                <w:lang w:eastAsia="en-IN"/>
              </w:rPr>
            </w:pPr>
            <w:ins w:id="128" w:author="VIPIN KUMAR DINKAR" w:date="2016-11-14T20:09:00Z">
              <w:r>
                <w:rPr>
                  <w:rFonts w:ascii="Times New Roman" w:eastAsia="Times New Roman" w:hAnsi="Times New Roman" w:cs="Times New Roman"/>
                  <w:sz w:val="24"/>
                  <w:szCs w:val="24"/>
                  <w:shd w:val="clear" w:color="auto" w:fill="FFFFFF"/>
                  <w:lang w:eastAsia="en-IN"/>
                </w:rPr>
                <w:t xml:space="preserve">Id = </w:t>
              </w:r>
            </w:ins>
            <w:ins w:id="129" w:author="VIPIN KUMAR DINKAR" w:date="2016-11-14T20:10:00Z">
              <w:r>
                <w:rPr>
                  <w:rFonts w:ascii="Times New Roman" w:eastAsia="Times New Roman" w:hAnsi="Times New Roman" w:cs="Times New Roman"/>
                  <w:sz w:val="24"/>
                  <w:szCs w:val="24"/>
                  <w:shd w:val="clear" w:color="auto" w:fill="FFFFFF"/>
                  <w:lang w:eastAsia="en-IN"/>
                </w:rPr>
                <w:t>Hitesh</w:t>
              </w:r>
            </w:ins>
          </w:p>
          <w:p w:rsidR="00AC54EF" w:rsidRDefault="00AC54EF" w:rsidP="00A2114C">
            <w:pPr>
              <w:spacing w:line="360" w:lineRule="auto"/>
              <w:jc w:val="both"/>
              <w:rPr>
                <w:ins w:id="130" w:author="VIPIN KUMAR DINKAR" w:date="2016-11-14T20:02:00Z"/>
                <w:rFonts w:ascii="Times New Roman" w:eastAsia="Times New Roman" w:hAnsi="Times New Roman" w:cs="Times New Roman"/>
                <w:sz w:val="24"/>
                <w:szCs w:val="24"/>
                <w:shd w:val="clear" w:color="auto" w:fill="FFFFFF"/>
                <w:lang w:eastAsia="en-IN"/>
              </w:rPr>
            </w:pPr>
            <w:ins w:id="131" w:author="VIPIN KUMAR DINKAR" w:date="2016-11-14T20:10:00Z">
              <w:r>
                <w:rPr>
                  <w:rFonts w:ascii="Times New Roman" w:eastAsia="Times New Roman" w:hAnsi="Times New Roman" w:cs="Times New Roman"/>
                  <w:sz w:val="24"/>
                  <w:szCs w:val="24"/>
                  <w:shd w:val="clear" w:color="auto" w:fill="FFFFFF"/>
                  <w:lang w:eastAsia="en-IN"/>
                </w:rPr>
                <w:t xml:space="preserve">Pass = </w:t>
              </w:r>
              <w:proofErr w:type="spellStart"/>
              <w:r>
                <w:rPr>
                  <w:rFonts w:ascii="Times New Roman" w:eastAsia="Times New Roman" w:hAnsi="Times New Roman" w:cs="Times New Roman"/>
                  <w:sz w:val="24"/>
                  <w:szCs w:val="24"/>
                  <w:shd w:val="clear" w:color="auto" w:fill="FFFFFF"/>
                  <w:lang w:eastAsia="en-IN"/>
                </w:rPr>
                <w:t>idkiamnoob</w:t>
              </w:r>
            </w:ins>
            <w:proofErr w:type="spellEnd"/>
          </w:p>
        </w:tc>
        <w:tc>
          <w:tcPr>
            <w:tcW w:w="1109" w:type="dxa"/>
          </w:tcPr>
          <w:p w:rsidR="00A2114C" w:rsidRDefault="00AC54EF" w:rsidP="00A2114C">
            <w:pPr>
              <w:spacing w:line="360" w:lineRule="auto"/>
              <w:jc w:val="both"/>
              <w:rPr>
                <w:ins w:id="132" w:author="VIPIN KUMAR DINKAR" w:date="2016-11-14T20:10:00Z"/>
                <w:rFonts w:ascii="Times New Roman" w:eastAsia="Times New Roman" w:hAnsi="Times New Roman" w:cs="Times New Roman"/>
                <w:sz w:val="24"/>
                <w:szCs w:val="24"/>
                <w:shd w:val="clear" w:color="auto" w:fill="FFFFFF"/>
                <w:lang w:eastAsia="en-IN"/>
              </w:rPr>
            </w:pPr>
            <w:ins w:id="133" w:author="VIPIN KUMAR DINKAR" w:date="2016-11-14T20:10:00Z">
              <w:r>
                <w:rPr>
                  <w:rFonts w:ascii="Times New Roman" w:eastAsia="Times New Roman" w:hAnsi="Times New Roman" w:cs="Times New Roman"/>
                  <w:sz w:val="24"/>
                  <w:szCs w:val="24"/>
                  <w:shd w:val="clear" w:color="auto" w:fill="FFFFFF"/>
                  <w:lang w:eastAsia="en-IN"/>
                </w:rPr>
                <w:t>User</w:t>
              </w:r>
            </w:ins>
          </w:p>
          <w:p w:rsidR="00AC54EF" w:rsidRDefault="00AC54EF" w:rsidP="00A2114C">
            <w:pPr>
              <w:spacing w:line="360" w:lineRule="auto"/>
              <w:jc w:val="both"/>
              <w:rPr>
                <w:ins w:id="134" w:author="VIPIN KUMAR DINKAR" w:date="2016-11-14T20:02:00Z"/>
                <w:rFonts w:ascii="Times New Roman" w:eastAsia="Times New Roman" w:hAnsi="Times New Roman" w:cs="Times New Roman"/>
                <w:sz w:val="24"/>
                <w:szCs w:val="24"/>
                <w:shd w:val="clear" w:color="auto" w:fill="FFFFFF"/>
                <w:lang w:eastAsia="en-IN"/>
              </w:rPr>
            </w:pPr>
            <w:ins w:id="135" w:author="VIPIN KUMAR DINKAR" w:date="2016-11-14T20:10:00Z">
              <w:r>
                <w:rPr>
                  <w:rFonts w:ascii="Times New Roman" w:eastAsia="Times New Roman" w:hAnsi="Times New Roman" w:cs="Times New Roman"/>
                  <w:sz w:val="24"/>
                  <w:szCs w:val="24"/>
                  <w:shd w:val="clear" w:color="auto" w:fill="FFFFFF"/>
                  <w:lang w:eastAsia="en-IN"/>
                </w:rPr>
                <w:t>Cant login</w:t>
              </w:r>
            </w:ins>
          </w:p>
        </w:tc>
        <w:tc>
          <w:tcPr>
            <w:tcW w:w="1563" w:type="dxa"/>
          </w:tcPr>
          <w:p w:rsidR="00A2114C" w:rsidRDefault="007D5E0E" w:rsidP="00A2114C">
            <w:pPr>
              <w:spacing w:line="360" w:lineRule="auto"/>
              <w:jc w:val="both"/>
              <w:rPr>
                <w:ins w:id="136" w:author="VIPIN KUMAR DINKAR" w:date="2016-11-14T20:02:00Z"/>
                <w:rFonts w:ascii="Times New Roman" w:eastAsia="Times New Roman" w:hAnsi="Times New Roman" w:cs="Times New Roman"/>
                <w:sz w:val="24"/>
                <w:szCs w:val="24"/>
                <w:shd w:val="clear" w:color="auto" w:fill="FFFFFF"/>
                <w:lang w:eastAsia="en-IN"/>
              </w:rPr>
            </w:pPr>
            <w:ins w:id="137" w:author="VIPIN KUMAR DINKAR" w:date="2016-11-14T20:14:00Z">
              <w:r>
                <w:rPr>
                  <w:rFonts w:ascii="Times New Roman" w:eastAsia="Times New Roman" w:hAnsi="Times New Roman" w:cs="Times New Roman"/>
                  <w:sz w:val="24"/>
                  <w:szCs w:val="24"/>
                  <w:shd w:val="clear" w:color="auto" w:fill="FFFFFF"/>
                  <w:lang w:eastAsia="en-IN"/>
                </w:rPr>
                <w:t>As expected</w:t>
              </w:r>
            </w:ins>
          </w:p>
        </w:tc>
        <w:tc>
          <w:tcPr>
            <w:tcW w:w="1096" w:type="dxa"/>
          </w:tcPr>
          <w:p w:rsidR="00A2114C" w:rsidRDefault="00A14BA9" w:rsidP="00A2114C">
            <w:pPr>
              <w:spacing w:line="360" w:lineRule="auto"/>
              <w:jc w:val="both"/>
              <w:rPr>
                <w:ins w:id="138" w:author="VIPIN KUMAR DINKAR" w:date="2016-11-14T20:02:00Z"/>
                <w:rFonts w:ascii="Times New Roman" w:eastAsia="Times New Roman" w:hAnsi="Times New Roman" w:cs="Times New Roman"/>
                <w:sz w:val="24"/>
                <w:szCs w:val="24"/>
                <w:shd w:val="clear" w:color="auto" w:fill="FFFFFF"/>
                <w:lang w:eastAsia="en-IN"/>
              </w:rPr>
            </w:pPr>
            <w:ins w:id="139" w:author="VIPIN KUMAR DINKAR" w:date="2016-11-14T20:14:00Z">
              <w:r>
                <w:rPr>
                  <w:rFonts w:ascii="Times New Roman" w:eastAsia="Times New Roman" w:hAnsi="Times New Roman" w:cs="Times New Roman"/>
                  <w:sz w:val="24"/>
                  <w:szCs w:val="24"/>
                  <w:shd w:val="clear" w:color="auto" w:fill="FFFFFF"/>
                  <w:lang w:eastAsia="en-IN"/>
                </w:rPr>
                <w:t>pass</w:t>
              </w:r>
            </w:ins>
          </w:p>
        </w:tc>
      </w:tr>
      <w:tr w:rsidR="00D0430C" w:rsidTr="00A2114C">
        <w:trPr>
          <w:ins w:id="140" w:author="VIPIN KUMAR DINKAR" w:date="2016-11-14T20:02:00Z"/>
        </w:trPr>
        <w:tc>
          <w:tcPr>
            <w:tcW w:w="962" w:type="dxa"/>
          </w:tcPr>
          <w:p w:rsidR="00D0430C" w:rsidRDefault="00D0430C" w:rsidP="00D0430C">
            <w:pPr>
              <w:spacing w:line="360" w:lineRule="auto"/>
              <w:jc w:val="both"/>
              <w:rPr>
                <w:ins w:id="141" w:author="VIPIN KUMAR DINKAR" w:date="2016-11-14T20:02:00Z"/>
                <w:rFonts w:ascii="Times New Roman" w:eastAsia="Times New Roman" w:hAnsi="Times New Roman" w:cs="Times New Roman"/>
                <w:sz w:val="24"/>
                <w:szCs w:val="24"/>
                <w:shd w:val="clear" w:color="auto" w:fill="FFFFFF"/>
                <w:lang w:eastAsia="en-IN"/>
              </w:rPr>
            </w:pPr>
            <w:ins w:id="142" w:author="VIPIN KUMAR DINKAR" w:date="2016-11-14T20:15:00Z">
              <w:r>
                <w:rPr>
                  <w:rFonts w:ascii="Times New Roman" w:eastAsia="Times New Roman" w:hAnsi="Times New Roman" w:cs="Times New Roman"/>
                  <w:sz w:val="24"/>
                  <w:szCs w:val="24"/>
                  <w:shd w:val="clear" w:color="auto" w:fill="FFFFFF"/>
                  <w:lang w:eastAsia="en-IN"/>
                </w:rPr>
                <w:t>LOG4</w:t>
              </w:r>
            </w:ins>
          </w:p>
        </w:tc>
        <w:tc>
          <w:tcPr>
            <w:tcW w:w="1883" w:type="dxa"/>
          </w:tcPr>
          <w:p w:rsidR="00D0430C" w:rsidRDefault="00D0430C" w:rsidP="00D0430C">
            <w:pPr>
              <w:spacing w:line="360" w:lineRule="auto"/>
              <w:jc w:val="both"/>
              <w:rPr>
                <w:ins w:id="143" w:author="VIPIN KUMAR DINKAR" w:date="2016-11-14T20:15:00Z"/>
                <w:rFonts w:ascii="Times New Roman" w:eastAsia="Times New Roman" w:hAnsi="Times New Roman" w:cs="Times New Roman"/>
                <w:sz w:val="24"/>
                <w:szCs w:val="24"/>
                <w:shd w:val="clear" w:color="auto" w:fill="FFFFFF"/>
                <w:lang w:eastAsia="en-IN"/>
              </w:rPr>
            </w:pPr>
            <w:ins w:id="144" w:author="VIPIN KUMAR DINKAR" w:date="2016-11-14T20:15:00Z">
              <w:r>
                <w:rPr>
                  <w:rFonts w:ascii="Times New Roman" w:eastAsia="Times New Roman" w:hAnsi="Times New Roman" w:cs="Times New Roman"/>
                  <w:sz w:val="24"/>
                  <w:szCs w:val="24"/>
                  <w:shd w:val="clear" w:color="auto" w:fill="FFFFFF"/>
                  <w:lang w:eastAsia="en-IN"/>
                </w:rPr>
                <w:t>Check User login</w:t>
              </w:r>
            </w:ins>
          </w:p>
          <w:p w:rsidR="00D0430C" w:rsidRDefault="00D0430C" w:rsidP="00D0430C">
            <w:pPr>
              <w:spacing w:line="360" w:lineRule="auto"/>
              <w:jc w:val="both"/>
              <w:rPr>
                <w:ins w:id="145" w:author="VIPIN KUMAR DINKAR" w:date="2016-11-14T20:02:00Z"/>
                <w:rFonts w:ascii="Times New Roman" w:eastAsia="Times New Roman" w:hAnsi="Times New Roman" w:cs="Times New Roman"/>
                <w:sz w:val="24"/>
                <w:szCs w:val="24"/>
                <w:shd w:val="clear" w:color="auto" w:fill="FFFFFF"/>
                <w:lang w:eastAsia="en-IN"/>
              </w:rPr>
              <w:pPrChange w:id="146" w:author="VIPIN KUMAR DINKAR" w:date="2016-11-14T20:15:00Z">
                <w:pPr>
                  <w:spacing w:line="360" w:lineRule="auto"/>
                  <w:jc w:val="both"/>
                </w:pPr>
              </w:pPrChange>
            </w:pPr>
            <w:ins w:id="147" w:author="VIPIN KUMAR DINKAR" w:date="2016-11-14T20:15:00Z">
              <w:r>
                <w:rPr>
                  <w:rFonts w:ascii="Times New Roman" w:eastAsia="Times New Roman" w:hAnsi="Times New Roman" w:cs="Times New Roman"/>
                  <w:sz w:val="24"/>
                  <w:szCs w:val="24"/>
                  <w:shd w:val="clear" w:color="auto" w:fill="FFFFFF"/>
                  <w:lang w:eastAsia="en-IN"/>
                </w:rPr>
                <w:t xml:space="preserve">With </w:t>
              </w:r>
              <w:r w:rsidR="00675731">
                <w:rPr>
                  <w:rFonts w:ascii="Times New Roman" w:eastAsia="Times New Roman" w:hAnsi="Times New Roman" w:cs="Times New Roman"/>
                  <w:sz w:val="24"/>
                  <w:szCs w:val="24"/>
                  <w:shd w:val="clear" w:color="auto" w:fill="FFFFFF"/>
                  <w:lang w:eastAsia="en-IN"/>
                </w:rPr>
                <w:t>wrong</w:t>
              </w:r>
              <w:r>
                <w:rPr>
                  <w:rFonts w:ascii="Times New Roman" w:eastAsia="Times New Roman" w:hAnsi="Times New Roman" w:cs="Times New Roman"/>
                  <w:sz w:val="24"/>
                  <w:szCs w:val="24"/>
                  <w:shd w:val="clear" w:color="auto" w:fill="FFFFFF"/>
                  <w:lang w:eastAsia="en-IN"/>
                </w:rPr>
                <w:t xml:space="preserve"> id and</w:t>
              </w:r>
            </w:ins>
            <w:ins w:id="148" w:author="VIPIN KUMAR DINKAR" w:date="2016-11-14T20:16:00Z">
              <w:r w:rsidR="00675731">
                <w:rPr>
                  <w:rFonts w:ascii="Times New Roman" w:eastAsia="Times New Roman" w:hAnsi="Times New Roman" w:cs="Times New Roman"/>
                  <w:sz w:val="24"/>
                  <w:szCs w:val="24"/>
                  <w:shd w:val="clear" w:color="auto" w:fill="FFFFFF"/>
                  <w:lang w:eastAsia="en-IN"/>
                </w:rPr>
                <w:t xml:space="preserve"> </w:t>
              </w:r>
            </w:ins>
            <w:ins w:id="149" w:author="VIPIN KUMAR DINKAR" w:date="2016-11-14T20:15:00Z">
              <w:r>
                <w:rPr>
                  <w:rFonts w:ascii="Times New Roman" w:eastAsia="Times New Roman" w:hAnsi="Times New Roman" w:cs="Times New Roman"/>
                  <w:sz w:val="24"/>
                  <w:szCs w:val="24"/>
                  <w:shd w:val="clear" w:color="auto" w:fill="FFFFFF"/>
                  <w:lang w:eastAsia="en-IN"/>
                </w:rPr>
                <w:t>valid</w:t>
              </w:r>
              <w:r>
                <w:rPr>
                  <w:rFonts w:ascii="Times New Roman" w:eastAsia="Times New Roman" w:hAnsi="Times New Roman" w:cs="Times New Roman"/>
                  <w:sz w:val="24"/>
                  <w:szCs w:val="24"/>
                  <w:shd w:val="clear" w:color="auto" w:fill="FFFFFF"/>
                  <w:lang w:eastAsia="en-IN"/>
                </w:rPr>
                <w:t xml:space="preserve">  password</w:t>
              </w:r>
            </w:ins>
          </w:p>
        </w:tc>
        <w:tc>
          <w:tcPr>
            <w:tcW w:w="2403" w:type="dxa"/>
          </w:tcPr>
          <w:p w:rsidR="00A5780B" w:rsidRDefault="00A5780B" w:rsidP="00A5780B">
            <w:pPr>
              <w:spacing w:line="360" w:lineRule="auto"/>
              <w:jc w:val="both"/>
              <w:rPr>
                <w:ins w:id="150" w:author="VIPIN KUMAR DINKAR" w:date="2016-11-14T20:16:00Z"/>
                <w:rFonts w:ascii="Times New Roman" w:eastAsia="Times New Roman" w:hAnsi="Times New Roman" w:cs="Times New Roman"/>
                <w:sz w:val="24"/>
                <w:szCs w:val="24"/>
                <w:shd w:val="clear" w:color="auto" w:fill="FFFFFF"/>
                <w:lang w:eastAsia="en-IN"/>
              </w:rPr>
            </w:pPr>
            <w:ins w:id="151" w:author="VIPIN KUMAR DINKAR" w:date="2016-11-14T20:16:00Z">
              <w:r>
                <w:rPr>
                  <w:rFonts w:ascii="Times New Roman" w:eastAsia="Times New Roman" w:hAnsi="Times New Roman" w:cs="Times New Roman"/>
                  <w:sz w:val="24"/>
                  <w:szCs w:val="24"/>
                  <w:shd w:val="clear" w:color="auto" w:fill="FFFFFF"/>
                  <w:lang w:eastAsia="en-IN"/>
                </w:rPr>
                <w:t xml:space="preserve">Id = </w:t>
              </w:r>
              <w:proofErr w:type="spellStart"/>
              <w:r>
                <w:rPr>
                  <w:rFonts w:ascii="Times New Roman" w:eastAsia="Times New Roman" w:hAnsi="Times New Roman" w:cs="Times New Roman"/>
                  <w:sz w:val="24"/>
                  <w:szCs w:val="24"/>
                  <w:shd w:val="clear" w:color="auto" w:fill="FFFFFF"/>
                  <w:lang w:eastAsia="en-IN"/>
                </w:rPr>
                <w:t>gaurav</w:t>
              </w:r>
              <w:proofErr w:type="spellEnd"/>
            </w:ins>
          </w:p>
          <w:p w:rsidR="00D0430C" w:rsidRDefault="00A5780B" w:rsidP="00A5780B">
            <w:pPr>
              <w:spacing w:line="360" w:lineRule="auto"/>
              <w:jc w:val="both"/>
              <w:rPr>
                <w:ins w:id="152" w:author="VIPIN KUMAR DINKAR" w:date="2016-11-14T20:02:00Z"/>
                <w:rFonts w:ascii="Times New Roman" w:eastAsia="Times New Roman" w:hAnsi="Times New Roman" w:cs="Times New Roman"/>
                <w:sz w:val="24"/>
                <w:szCs w:val="24"/>
                <w:shd w:val="clear" w:color="auto" w:fill="FFFFFF"/>
                <w:lang w:eastAsia="en-IN"/>
              </w:rPr>
            </w:pPr>
            <w:ins w:id="153" w:author="VIPIN KUMAR DINKAR" w:date="2016-11-14T20:16:00Z">
              <w:r>
                <w:rPr>
                  <w:rFonts w:ascii="Times New Roman" w:eastAsia="Times New Roman" w:hAnsi="Times New Roman" w:cs="Times New Roman"/>
                  <w:sz w:val="24"/>
                  <w:szCs w:val="24"/>
                  <w:shd w:val="clear" w:color="auto" w:fill="FFFFFF"/>
                  <w:lang w:eastAsia="en-IN"/>
                </w:rPr>
                <w:t>Pass= qert373</w:t>
              </w:r>
            </w:ins>
          </w:p>
        </w:tc>
        <w:tc>
          <w:tcPr>
            <w:tcW w:w="1109" w:type="dxa"/>
          </w:tcPr>
          <w:p w:rsidR="00D0430C" w:rsidRDefault="006E4C16" w:rsidP="00D0430C">
            <w:pPr>
              <w:spacing w:line="360" w:lineRule="auto"/>
              <w:jc w:val="both"/>
              <w:rPr>
                <w:ins w:id="154" w:author="VIPIN KUMAR DINKAR" w:date="2016-11-14T20:02:00Z"/>
                <w:rFonts w:ascii="Times New Roman" w:eastAsia="Times New Roman" w:hAnsi="Times New Roman" w:cs="Times New Roman"/>
                <w:sz w:val="24"/>
                <w:szCs w:val="24"/>
                <w:shd w:val="clear" w:color="auto" w:fill="FFFFFF"/>
                <w:lang w:eastAsia="en-IN"/>
              </w:rPr>
            </w:pPr>
            <w:ins w:id="155" w:author="VIPIN KUMAR DINKAR" w:date="2016-11-14T20:16:00Z">
              <w:r>
                <w:rPr>
                  <w:rFonts w:ascii="Times New Roman" w:eastAsia="Times New Roman" w:hAnsi="Times New Roman" w:cs="Times New Roman"/>
                  <w:sz w:val="24"/>
                  <w:szCs w:val="24"/>
                  <w:shd w:val="clear" w:color="auto" w:fill="FFFFFF"/>
                  <w:lang w:eastAsia="en-IN"/>
                </w:rPr>
                <w:t xml:space="preserve">User Cant Login </w:t>
              </w:r>
            </w:ins>
          </w:p>
        </w:tc>
        <w:tc>
          <w:tcPr>
            <w:tcW w:w="1563" w:type="dxa"/>
          </w:tcPr>
          <w:p w:rsidR="00D0430C" w:rsidRDefault="006E4C16" w:rsidP="00D0430C">
            <w:pPr>
              <w:spacing w:line="360" w:lineRule="auto"/>
              <w:jc w:val="both"/>
              <w:rPr>
                <w:ins w:id="156" w:author="VIPIN KUMAR DINKAR" w:date="2016-11-14T20:02:00Z"/>
                <w:rFonts w:ascii="Times New Roman" w:eastAsia="Times New Roman" w:hAnsi="Times New Roman" w:cs="Times New Roman"/>
                <w:sz w:val="24"/>
                <w:szCs w:val="24"/>
                <w:shd w:val="clear" w:color="auto" w:fill="FFFFFF"/>
                <w:lang w:eastAsia="en-IN"/>
              </w:rPr>
            </w:pPr>
            <w:ins w:id="157" w:author="VIPIN KUMAR DINKAR" w:date="2016-11-14T20:16:00Z">
              <w:r>
                <w:rPr>
                  <w:rFonts w:ascii="Times New Roman" w:eastAsia="Times New Roman" w:hAnsi="Times New Roman" w:cs="Times New Roman"/>
                  <w:sz w:val="24"/>
                  <w:szCs w:val="24"/>
                  <w:shd w:val="clear" w:color="auto" w:fill="FFFFFF"/>
                  <w:lang w:eastAsia="en-IN"/>
                </w:rPr>
                <w:t>As expected</w:t>
              </w:r>
            </w:ins>
          </w:p>
        </w:tc>
        <w:tc>
          <w:tcPr>
            <w:tcW w:w="1096" w:type="dxa"/>
          </w:tcPr>
          <w:p w:rsidR="00D0430C" w:rsidRDefault="00106DBB" w:rsidP="00D0430C">
            <w:pPr>
              <w:spacing w:line="360" w:lineRule="auto"/>
              <w:jc w:val="both"/>
              <w:rPr>
                <w:ins w:id="158" w:author="VIPIN KUMAR DINKAR" w:date="2016-11-14T20:02:00Z"/>
                <w:rFonts w:ascii="Times New Roman" w:eastAsia="Times New Roman" w:hAnsi="Times New Roman" w:cs="Times New Roman"/>
                <w:sz w:val="24"/>
                <w:szCs w:val="24"/>
                <w:shd w:val="clear" w:color="auto" w:fill="FFFFFF"/>
                <w:lang w:eastAsia="en-IN"/>
              </w:rPr>
            </w:pPr>
            <w:ins w:id="159" w:author="VIPIN KUMAR DINKAR" w:date="2016-11-14T20:16:00Z">
              <w:r>
                <w:rPr>
                  <w:rFonts w:ascii="Times New Roman" w:eastAsia="Times New Roman" w:hAnsi="Times New Roman" w:cs="Times New Roman"/>
                  <w:sz w:val="24"/>
                  <w:szCs w:val="24"/>
                  <w:shd w:val="clear" w:color="auto" w:fill="FFFFFF"/>
                  <w:lang w:eastAsia="en-IN"/>
                </w:rPr>
                <w:t>pass</w:t>
              </w:r>
            </w:ins>
          </w:p>
        </w:tc>
      </w:tr>
      <w:tr w:rsidR="00D0430C" w:rsidTr="00A2114C">
        <w:trPr>
          <w:ins w:id="160" w:author="VIPIN KUMAR DINKAR" w:date="2016-11-14T20:02:00Z"/>
        </w:trPr>
        <w:tc>
          <w:tcPr>
            <w:tcW w:w="962" w:type="dxa"/>
          </w:tcPr>
          <w:p w:rsidR="00D0430C" w:rsidRDefault="00BB6F6F" w:rsidP="00D0430C">
            <w:pPr>
              <w:spacing w:line="360" w:lineRule="auto"/>
              <w:jc w:val="both"/>
              <w:rPr>
                <w:ins w:id="161" w:author="VIPIN KUMAR DINKAR" w:date="2016-11-14T20:02:00Z"/>
                <w:rFonts w:ascii="Times New Roman" w:eastAsia="Times New Roman" w:hAnsi="Times New Roman" w:cs="Times New Roman"/>
                <w:sz w:val="24"/>
                <w:szCs w:val="24"/>
                <w:shd w:val="clear" w:color="auto" w:fill="FFFFFF"/>
                <w:lang w:eastAsia="en-IN"/>
              </w:rPr>
            </w:pPr>
            <w:ins w:id="162" w:author="VIPIN KUMAR DINKAR" w:date="2016-11-14T20:16:00Z">
              <w:r>
                <w:rPr>
                  <w:rFonts w:ascii="Times New Roman" w:eastAsia="Times New Roman" w:hAnsi="Times New Roman" w:cs="Times New Roman"/>
                  <w:sz w:val="24"/>
                  <w:szCs w:val="24"/>
                  <w:shd w:val="clear" w:color="auto" w:fill="FFFFFF"/>
                  <w:lang w:eastAsia="en-IN"/>
                </w:rPr>
                <w:t>LOG4</w:t>
              </w:r>
            </w:ins>
          </w:p>
        </w:tc>
        <w:tc>
          <w:tcPr>
            <w:tcW w:w="1883" w:type="dxa"/>
          </w:tcPr>
          <w:p w:rsidR="00D0430C" w:rsidRDefault="00BB6F6F" w:rsidP="00D0430C">
            <w:pPr>
              <w:spacing w:line="360" w:lineRule="auto"/>
              <w:jc w:val="both"/>
              <w:rPr>
                <w:ins w:id="163" w:author="VIPIN KUMAR DINKAR" w:date="2016-11-14T20:02:00Z"/>
                <w:rFonts w:ascii="Times New Roman" w:eastAsia="Times New Roman" w:hAnsi="Times New Roman" w:cs="Times New Roman"/>
                <w:sz w:val="24"/>
                <w:szCs w:val="24"/>
                <w:shd w:val="clear" w:color="auto" w:fill="FFFFFF"/>
                <w:lang w:eastAsia="en-IN"/>
              </w:rPr>
            </w:pPr>
            <w:ins w:id="164" w:author="VIPIN KUMAR DINKAR" w:date="2016-11-14T20:16:00Z">
              <w:r>
                <w:rPr>
                  <w:rFonts w:ascii="Times New Roman" w:eastAsia="Times New Roman" w:hAnsi="Times New Roman" w:cs="Times New Roman"/>
                  <w:sz w:val="24"/>
                  <w:szCs w:val="24"/>
                  <w:shd w:val="clear" w:color="auto" w:fill="FFFFFF"/>
                  <w:lang w:eastAsia="en-IN"/>
                </w:rPr>
                <w:t>No details provided</w:t>
              </w:r>
            </w:ins>
          </w:p>
        </w:tc>
        <w:tc>
          <w:tcPr>
            <w:tcW w:w="2403" w:type="dxa"/>
          </w:tcPr>
          <w:p w:rsidR="00D0430C" w:rsidRDefault="00BB6F6F" w:rsidP="00D0430C">
            <w:pPr>
              <w:spacing w:line="360" w:lineRule="auto"/>
              <w:jc w:val="both"/>
              <w:rPr>
                <w:ins w:id="165" w:author="VIPIN KUMAR DINKAR" w:date="2016-11-14T20:16:00Z"/>
                <w:rFonts w:ascii="Times New Roman" w:eastAsia="Times New Roman" w:hAnsi="Times New Roman" w:cs="Times New Roman"/>
                <w:sz w:val="24"/>
                <w:szCs w:val="24"/>
                <w:shd w:val="clear" w:color="auto" w:fill="FFFFFF"/>
                <w:lang w:eastAsia="en-IN"/>
              </w:rPr>
            </w:pPr>
            <w:ins w:id="166" w:author="VIPIN KUMAR DINKAR" w:date="2016-11-14T20:16:00Z">
              <w:r>
                <w:rPr>
                  <w:rFonts w:ascii="Times New Roman" w:eastAsia="Times New Roman" w:hAnsi="Times New Roman" w:cs="Times New Roman"/>
                  <w:sz w:val="24"/>
                  <w:szCs w:val="24"/>
                  <w:shd w:val="clear" w:color="auto" w:fill="FFFFFF"/>
                  <w:lang w:eastAsia="en-IN"/>
                </w:rPr>
                <w:t>Id = null</w:t>
              </w:r>
            </w:ins>
          </w:p>
          <w:p w:rsidR="00BB6F6F" w:rsidRDefault="00BB6F6F" w:rsidP="00D0430C">
            <w:pPr>
              <w:spacing w:line="360" w:lineRule="auto"/>
              <w:jc w:val="both"/>
              <w:rPr>
                <w:ins w:id="167" w:author="VIPIN KUMAR DINKAR" w:date="2016-11-14T20:02:00Z"/>
                <w:rFonts w:ascii="Times New Roman" w:eastAsia="Times New Roman" w:hAnsi="Times New Roman" w:cs="Times New Roman"/>
                <w:sz w:val="24"/>
                <w:szCs w:val="24"/>
                <w:shd w:val="clear" w:color="auto" w:fill="FFFFFF"/>
                <w:lang w:eastAsia="en-IN"/>
              </w:rPr>
            </w:pPr>
            <w:ins w:id="168" w:author="VIPIN KUMAR DINKAR" w:date="2016-11-14T20:16:00Z">
              <w:r>
                <w:rPr>
                  <w:rFonts w:ascii="Times New Roman" w:eastAsia="Times New Roman" w:hAnsi="Times New Roman" w:cs="Times New Roman"/>
                  <w:sz w:val="24"/>
                  <w:szCs w:val="24"/>
                  <w:shd w:val="clear" w:color="auto" w:fill="FFFFFF"/>
                  <w:lang w:eastAsia="en-IN"/>
                </w:rPr>
                <w:t>Pass = null</w:t>
              </w:r>
            </w:ins>
          </w:p>
        </w:tc>
        <w:tc>
          <w:tcPr>
            <w:tcW w:w="1109" w:type="dxa"/>
          </w:tcPr>
          <w:p w:rsidR="00D0430C" w:rsidRDefault="008E13C2" w:rsidP="00D0430C">
            <w:pPr>
              <w:spacing w:line="360" w:lineRule="auto"/>
              <w:jc w:val="both"/>
              <w:rPr>
                <w:ins w:id="169" w:author="VIPIN KUMAR DINKAR" w:date="2016-11-14T20:02:00Z"/>
                <w:rFonts w:ascii="Times New Roman" w:eastAsia="Times New Roman" w:hAnsi="Times New Roman" w:cs="Times New Roman"/>
                <w:sz w:val="24"/>
                <w:szCs w:val="24"/>
                <w:shd w:val="clear" w:color="auto" w:fill="FFFFFF"/>
                <w:lang w:eastAsia="en-IN"/>
              </w:rPr>
            </w:pPr>
            <w:ins w:id="170" w:author="VIPIN KUMAR DINKAR" w:date="2016-11-14T20:17:00Z">
              <w:r>
                <w:rPr>
                  <w:rFonts w:ascii="Times New Roman" w:eastAsia="Times New Roman" w:hAnsi="Times New Roman" w:cs="Times New Roman"/>
                  <w:sz w:val="24"/>
                  <w:szCs w:val="24"/>
                  <w:shd w:val="clear" w:color="auto" w:fill="FFFFFF"/>
                  <w:lang w:eastAsia="en-IN"/>
                </w:rPr>
                <w:t>User cant login</w:t>
              </w:r>
            </w:ins>
          </w:p>
        </w:tc>
        <w:tc>
          <w:tcPr>
            <w:tcW w:w="1563" w:type="dxa"/>
          </w:tcPr>
          <w:p w:rsidR="00D0430C" w:rsidRDefault="008E13C2" w:rsidP="00D0430C">
            <w:pPr>
              <w:spacing w:line="360" w:lineRule="auto"/>
              <w:jc w:val="both"/>
              <w:rPr>
                <w:ins w:id="171" w:author="VIPIN KUMAR DINKAR" w:date="2016-11-14T20:02:00Z"/>
                <w:rFonts w:ascii="Times New Roman" w:eastAsia="Times New Roman" w:hAnsi="Times New Roman" w:cs="Times New Roman"/>
                <w:sz w:val="24"/>
                <w:szCs w:val="24"/>
                <w:shd w:val="clear" w:color="auto" w:fill="FFFFFF"/>
                <w:lang w:eastAsia="en-IN"/>
              </w:rPr>
            </w:pPr>
            <w:ins w:id="172" w:author="VIPIN KUMAR DINKAR" w:date="2016-11-14T20:17:00Z">
              <w:r>
                <w:rPr>
                  <w:rFonts w:ascii="Times New Roman" w:eastAsia="Times New Roman" w:hAnsi="Times New Roman" w:cs="Times New Roman"/>
                  <w:sz w:val="24"/>
                  <w:szCs w:val="24"/>
                  <w:shd w:val="clear" w:color="auto" w:fill="FFFFFF"/>
                  <w:lang w:eastAsia="en-IN"/>
                </w:rPr>
                <w:t>As expected</w:t>
              </w:r>
            </w:ins>
          </w:p>
        </w:tc>
        <w:tc>
          <w:tcPr>
            <w:tcW w:w="1096" w:type="dxa"/>
          </w:tcPr>
          <w:p w:rsidR="00D0430C" w:rsidRDefault="006817C9" w:rsidP="00D0430C">
            <w:pPr>
              <w:spacing w:line="360" w:lineRule="auto"/>
              <w:jc w:val="both"/>
              <w:rPr>
                <w:ins w:id="173" w:author="VIPIN KUMAR DINKAR" w:date="2016-11-14T20:02:00Z"/>
                <w:rFonts w:ascii="Times New Roman" w:eastAsia="Times New Roman" w:hAnsi="Times New Roman" w:cs="Times New Roman"/>
                <w:sz w:val="24"/>
                <w:szCs w:val="24"/>
                <w:shd w:val="clear" w:color="auto" w:fill="FFFFFF"/>
                <w:lang w:eastAsia="en-IN"/>
              </w:rPr>
            </w:pPr>
            <w:ins w:id="174" w:author="VIPIN KUMAR DINKAR" w:date="2016-11-14T20:17:00Z">
              <w:r>
                <w:rPr>
                  <w:rFonts w:ascii="Times New Roman" w:eastAsia="Times New Roman" w:hAnsi="Times New Roman" w:cs="Times New Roman"/>
                  <w:sz w:val="24"/>
                  <w:szCs w:val="24"/>
                  <w:shd w:val="clear" w:color="auto" w:fill="FFFFFF"/>
                  <w:lang w:eastAsia="en-IN"/>
                </w:rPr>
                <w:t>pass</w:t>
              </w:r>
            </w:ins>
          </w:p>
        </w:tc>
      </w:tr>
    </w:tbl>
    <w:p w:rsidR="006832D7" w:rsidRPr="00CC6390" w:rsidRDefault="006832D7" w:rsidP="00A30A9C">
      <w:pPr>
        <w:shd w:val="clear" w:color="auto" w:fill="FFFFFF"/>
        <w:spacing w:after="0" w:line="360" w:lineRule="auto"/>
        <w:jc w:val="both"/>
        <w:rPr>
          <w:rFonts w:ascii="Times New Roman" w:eastAsia="Times New Roman" w:hAnsi="Times New Roman" w:cs="Times New Roman"/>
          <w:sz w:val="24"/>
          <w:szCs w:val="24"/>
          <w:shd w:val="clear" w:color="auto" w:fill="FFFFFF"/>
          <w:lang w:eastAsia="en-IN"/>
        </w:rPr>
      </w:pPr>
    </w:p>
    <w:sectPr w:rsidR="006832D7" w:rsidRPr="00CC6390" w:rsidSect="004F1128">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7754D"/>
    <w:multiLevelType w:val="multilevel"/>
    <w:tmpl w:val="93B647C2"/>
    <w:lvl w:ilvl="0">
      <w:start w:val="5"/>
      <w:numFmt w:val="decimal"/>
      <w:lvlText w:val="%1."/>
      <w:lvlJc w:val="left"/>
      <w:pPr>
        <w:ind w:left="450" w:hanging="450"/>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 w15:restartNumberingAfterBreak="0">
    <w:nsid w:val="03B745EB"/>
    <w:multiLevelType w:val="multilevel"/>
    <w:tmpl w:val="C95A3280"/>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59B4DFB"/>
    <w:multiLevelType w:val="hybridMultilevel"/>
    <w:tmpl w:val="9852051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A127D2"/>
    <w:multiLevelType w:val="multilevel"/>
    <w:tmpl w:val="C95A3280"/>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D180058"/>
    <w:multiLevelType w:val="multilevel"/>
    <w:tmpl w:val="C95A3280"/>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19E1ED8"/>
    <w:multiLevelType w:val="multilevel"/>
    <w:tmpl w:val="FCEA4426"/>
    <w:lvl w:ilvl="0">
      <w:start w:val="2"/>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36F2E25"/>
    <w:multiLevelType w:val="multilevel"/>
    <w:tmpl w:val="C95A3280"/>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4A77F8E"/>
    <w:multiLevelType w:val="multilevel"/>
    <w:tmpl w:val="93B647C2"/>
    <w:lvl w:ilvl="0">
      <w:start w:val="5"/>
      <w:numFmt w:val="decimal"/>
      <w:lvlText w:val="%1."/>
      <w:lvlJc w:val="left"/>
      <w:pPr>
        <w:ind w:left="450" w:hanging="450"/>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8" w15:restartNumberingAfterBreak="0">
    <w:nsid w:val="17BB0EF5"/>
    <w:multiLevelType w:val="hybridMultilevel"/>
    <w:tmpl w:val="E728AA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6C462B"/>
    <w:multiLevelType w:val="hybridMultilevel"/>
    <w:tmpl w:val="33665ED0"/>
    <w:lvl w:ilvl="0" w:tplc="40090005">
      <w:start w:val="1"/>
      <w:numFmt w:val="bullet"/>
      <w:lvlText w:val=""/>
      <w:lvlJc w:val="left"/>
      <w:pPr>
        <w:ind w:left="2160" w:hanging="360"/>
      </w:pPr>
      <w:rPr>
        <w:rFonts w:ascii="Wingdings" w:hAnsi="Wingdings"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26D32AA1"/>
    <w:multiLevelType w:val="hybridMultilevel"/>
    <w:tmpl w:val="4CAE2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CE325F"/>
    <w:multiLevelType w:val="multilevel"/>
    <w:tmpl w:val="53AC8340"/>
    <w:lvl w:ilvl="0">
      <w:start w:val="3"/>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291E1CEA"/>
    <w:multiLevelType w:val="multilevel"/>
    <w:tmpl w:val="C65EC0AA"/>
    <w:lvl w:ilvl="0">
      <w:start w:val="3"/>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2B0817F3"/>
    <w:multiLevelType w:val="multilevel"/>
    <w:tmpl w:val="C95A3280"/>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CB14491"/>
    <w:multiLevelType w:val="hybridMultilevel"/>
    <w:tmpl w:val="382090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46F5541"/>
    <w:multiLevelType w:val="multilevel"/>
    <w:tmpl w:val="50BE1C68"/>
    <w:lvl w:ilvl="0">
      <w:start w:val="4"/>
      <w:numFmt w:val="decimal"/>
      <w:lvlText w:val="%1"/>
      <w:lvlJc w:val="left"/>
      <w:pPr>
        <w:ind w:left="405" w:hanging="405"/>
      </w:pPr>
      <w:rPr>
        <w:rFonts w:hint="default"/>
        <w:sz w:val="32"/>
        <w:u w:val="single"/>
      </w:rPr>
    </w:lvl>
    <w:lvl w:ilvl="1">
      <w:start w:val="1"/>
      <w:numFmt w:val="decimal"/>
      <w:lvlText w:val="%1.%2"/>
      <w:lvlJc w:val="left"/>
      <w:pPr>
        <w:ind w:left="1125" w:hanging="405"/>
      </w:pPr>
      <w:rPr>
        <w:rFonts w:hint="default"/>
        <w:sz w:val="28"/>
        <w:u w:val="none"/>
      </w:rPr>
    </w:lvl>
    <w:lvl w:ilvl="2">
      <w:start w:val="1"/>
      <w:numFmt w:val="decimal"/>
      <w:lvlText w:val="%1.%2.%3"/>
      <w:lvlJc w:val="left"/>
      <w:pPr>
        <w:ind w:left="2160" w:hanging="720"/>
      </w:pPr>
      <w:rPr>
        <w:rFonts w:hint="default"/>
        <w:sz w:val="32"/>
        <w:u w:val="single"/>
      </w:rPr>
    </w:lvl>
    <w:lvl w:ilvl="3">
      <w:start w:val="1"/>
      <w:numFmt w:val="decimal"/>
      <w:lvlText w:val="%1.%2.%3.%4"/>
      <w:lvlJc w:val="left"/>
      <w:pPr>
        <w:ind w:left="3240" w:hanging="1080"/>
      </w:pPr>
      <w:rPr>
        <w:rFonts w:hint="default"/>
        <w:sz w:val="32"/>
        <w:u w:val="single"/>
      </w:rPr>
    </w:lvl>
    <w:lvl w:ilvl="4">
      <w:start w:val="1"/>
      <w:numFmt w:val="decimal"/>
      <w:lvlText w:val="%1.%2.%3.%4.%5"/>
      <w:lvlJc w:val="left"/>
      <w:pPr>
        <w:ind w:left="3960" w:hanging="1080"/>
      </w:pPr>
      <w:rPr>
        <w:rFonts w:hint="default"/>
        <w:sz w:val="32"/>
        <w:u w:val="single"/>
      </w:rPr>
    </w:lvl>
    <w:lvl w:ilvl="5">
      <w:start w:val="1"/>
      <w:numFmt w:val="decimal"/>
      <w:lvlText w:val="%1.%2.%3.%4.%5.%6"/>
      <w:lvlJc w:val="left"/>
      <w:pPr>
        <w:ind w:left="5040" w:hanging="1440"/>
      </w:pPr>
      <w:rPr>
        <w:rFonts w:hint="default"/>
        <w:sz w:val="32"/>
        <w:u w:val="single"/>
      </w:rPr>
    </w:lvl>
    <w:lvl w:ilvl="6">
      <w:start w:val="1"/>
      <w:numFmt w:val="decimal"/>
      <w:lvlText w:val="%1.%2.%3.%4.%5.%6.%7"/>
      <w:lvlJc w:val="left"/>
      <w:pPr>
        <w:ind w:left="5760" w:hanging="1440"/>
      </w:pPr>
      <w:rPr>
        <w:rFonts w:hint="default"/>
        <w:sz w:val="32"/>
        <w:u w:val="single"/>
      </w:rPr>
    </w:lvl>
    <w:lvl w:ilvl="7">
      <w:start w:val="1"/>
      <w:numFmt w:val="decimal"/>
      <w:lvlText w:val="%1.%2.%3.%4.%5.%6.%7.%8"/>
      <w:lvlJc w:val="left"/>
      <w:pPr>
        <w:ind w:left="6840" w:hanging="1800"/>
      </w:pPr>
      <w:rPr>
        <w:rFonts w:hint="default"/>
        <w:sz w:val="32"/>
        <w:u w:val="single"/>
      </w:rPr>
    </w:lvl>
    <w:lvl w:ilvl="8">
      <w:start w:val="1"/>
      <w:numFmt w:val="decimal"/>
      <w:lvlText w:val="%1.%2.%3.%4.%5.%6.%7.%8.%9"/>
      <w:lvlJc w:val="left"/>
      <w:pPr>
        <w:ind w:left="7920" w:hanging="2160"/>
      </w:pPr>
      <w:rPr>
        <w:rFonts w:hint="default"/>
        <w:sz w:val="32"/>
        <w:u w:val="single"/>
      </w:rPr>
    </w:lvl>
  </w:abstractNum>
  <w:abstractNum w:abstractNumId="16" w15:restartNumberingAfterBreak="0">
    <w:nsid w:val="428233C3"/>
    <w:multiLevelType w:val="multilevel"/>
    <w:tmpl w:val="428233C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7" w15:restartNumberingAfterBreak="0">
    <w:nsid w:val="439A2B41"/>
    <w:multiLevelType w:val="multilevel"/>
    <w:tmpl w:val="C95A3280"/>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6E634D5"/>
    <w:multiLevelType w:val="hybridMultilevel"/>
    <w:tmpl w:val="969EB44C"/>
    <w:lvl w:ilvl="0" w:tplc="4009000D">
      <w:start w:val="1"/>
      <w:numFmt w:val="bullet"/>
      <w:lvlText w:val=""/>
      <w:lvlJc w:val="left"/>
      <w:pPr>
        <w:ind w:left="1446" w:hanging="360"/>
      </w:pPr>
      <w:rPr>
        <w:rFonts w:ascii="Wingdings" w:hAnsi="Wingdings" w:hint="default"/>
      </w:rPr>
    </w:lvl>
    <w:lvl w:ilvl="1" w:tplc="40090003" w:tentative="1">
      <w:start w:val="1"/>
      <w:numFmt w:val="bullet"/>
      <w:lvlText w:val="o"/>
      <w:lvlJc w:val="left"/>
      <w:pPr>
        <w:ind w:left="2166" w:hanging="360"/>
      </w:pPr>
      <w:rPr>
        <w:rFonts w:ascii="Courier New" w:hAnsi="Courier New" w:cs="Courier New" w:hint="default"/>
      </w:rPr>
    </w:lvl>
    <w:lvl w:ilvl="2" w:tplc="40090005" w:tentative="1">
      <w:start w:val="1"/>
      <w:numFmt w:val="bullet"/>
      <w:lvlText w:val=""/>
      <w:lvlJc w:val="left"/>
      <w:pPr>
        <w:ind w:left="2886" w:hanging="360"/>
      </w:pPr>
      <w:rPr>
        <w:rFonts w:ascii="Wingdings" w:hAnsi="Wingdings" w:hint="default"/>
      </w:rPr>
    </w:lvl>
    <w:lvl w:ilvl="3" w:tplc="40090001" w:tentative="1">
      <w:start w:val="1"/>
      <w:numFmt w:val="bullet"/>
      <w:lvlText w:val=""/>
      <w:lvlJc w:val="left"/>
      <w:pPr>
        <w:ind w:left="3606" w:hanging="360"/>
      </w:pPr>
      <w:rPr>
        <w:rFonts w:ascii="Symbol" w:hAnsi="Symbol" w:hint="default"/>
      </w:rPr>
    </w:lvl>
    <w:lvl w:ilvl="4" w:tplc="40090003" w:tentative="1">
      <w:start w:val="1"/>
      <w:numFmt w:val="bullet"/>
      <w:lvlText w:val="o"/>
      <w:lvlJc w:val="left"/>
      <w:pPr>
        <w:ind w:left="4326" w:hanging="360"/>
      </w:pPr>
      <w:rPr>
        <w:rFonts w:ascii="Courier New" w:hAnsi="Courier New" w:cs="Courier New" w:hint="default"/>
      </w:rPr>
    </w:lvl>
    <w:lvl w:ilvl="5" w:tplc="40090005" w:tentative="1">
      <w:start w:val="1"/>
      <w:numFmt w:val="bullet"/>
      <w:lvlText w:val=""/>
      <w:lvlJc w:val="left"/>
      <w:pPr>
        <w:ind w:left="5046" w:hanging="360"/>
      </w:pPr>
      <w:rPr>
        <w:rFonts w:ascii="Wingdings" w:hAnsi="Wingdings" w:hint="default"/>
      </w:rPr>
    </w:lvl>
    <w:lvl w:ilvl="6" w:tplc="40090001" w:tentative="1">
      <w:start w:val="1"/>
      <w:numFmt w:val="bullet"/>
      <w:lvlText w:val=""/>
      <w:lvlJc w:val="left"/>
      <w:pPr>
        <w:ind w:left="5766" w:hanging="360"/>
      </w:pPr>
      <w:rPr>
        <w:rFonts w:ascii="Symbol" w:hAnsi="Symbol" w:hint="default"/>
      </w:rPr>
    </w:lvl>
    <w:lvl w:ilvl="7" w:tplc="40090003" w:tentative="1">
      <w:start w:val="1"/>
      <w:numFmt w:val="bullet"/>
      <w:lvlText w:val="o"/>
      <w:lvlJc w:val="left"/>
      <w:pPr>
        <w:ind w:left="6486" w:hanging="360"/>
      </w:pPr>
      <w:rPr>
        <w:rFonts w:ascii="Courier New" w:hAnsi="Courier New" w:cs="Courier New" w:hint="default"/>
      </w:rPr>
    </w:lvl>
    <w:lvl w:ilvl="8" w:tplc="40090005" w:tentative="1">
      <w:start w:val="1"/>
      <w:numFmt w:val="bullet"/>
      <w:lvlText w:val=""/>
      <w:lvlJc w:val="left"/>
      <w:pPr>
        <w:ind w:left="7206" w:hanging="360"/>
      </w:pPr>
      <w:rPr>
        <w:rFonts w:ascii="Wingdings" w:hAnsi="Wingdings" w:hint="default"/>
      </w:rPr>
    </w:lvl>
  </w:abstractNum>
  <w:abstractNum w:abstractNumId="19" w15:restartNumberingAfterBreak="0">
    <w:nsid w:val="48C57536"/>
    <w:multiLevelType w:val="multilevel"/>
    <w:tmpl w:val="E6AE5F50"/>
    <w:lvl w:ilvl="0">
      <w:start w:val="5"/>
      <w:numFmt w:val="decimal"/>
      <w:lvlText w:val="%1"/>
      <w:lvlJc w:val="left"/>
      <w:pPr>
        <w:ind w:left="405" w:hanging="405"/>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20" w15:restartNumberingAfterBreak="0">
    <w:nsid w:val="4B66570A"/>
    <w:multiLevelType w:val="multilevel"/>
    <w:tmpl w:val="C95A3280"/>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B7F0403"/>
    <w:multiLevelType w:val="multilevel"/>
    <w:tmpl w:val="4B7F0403"/>
    <w:lvl w:ilvl="0">
      <w:start w:val="1"/>
      <w:numFmt w:val="bullet"/>
      <w:lvlText w:val=""/>
      <w:lvlJc w:val="left"/>
      <w:pPr>
        <w:tabs>
          <w:tab w:val="left" w:pos="960"/>
        </w:tabs>
        <w:ind w:left="960" w:hanging="360"/>
      </w:pPr>
      <w:rPr>
        <w:rFonts w:ascii="Symbol" w:hAnsi="Symbol" w:hint="default"/>
        <w:sz w:val="20"/>
      </w:rPr>
    </w:lvl>
    <w:lvl w:ilvl="1">
      <w:start w:val="1"/>
      <w:numFmt w:val="bullet"/>
      <w:lvlText w:val=""/>
      <w:lvlJc w:val="left"/>
      <w:pPr>
        <w:tabs>
          <w:tab w:val="left" w:pos="1680"/>
        </w:tabs>
        <w:ind w:left="1680" w:hanging="360"/>
      </w:pPr>
      <w:rPr>
        <w:rFonts w:ascii="Symbol" w:hAnsi="Symbol" w:hint="default"/>
        <w:sz w:val="20"/>
      </w:rPr>
    </w:lvl>
    <w:lvl w:ilvl="2">
      <w:start w:val="1"/>
      <w:numFmt w:val="bullet"/>
      <w:lvlText w:val=""/>
      <w:lvlJc w:val="left"/>
      <w:pPr>
        <w:tabs>
          <w:tab w:val="left" w:pos="2400"/>
        </w:tabs>
        <w:ind w:left="2400" w:hanging="360"/>
      </w:pPr>
      <w:rPr>
        <w:rFonts w:ascii="Symbol" w:hAnsi="Symbol" w:hint="default"/>
        <w:sz w:val="20"/>
      </w:rPr>
    </w:lvl>
    <w:lvl w:ilvl="3">
      <w:start w:val="1"/>
      <w:numFmt w:val="bullet"/>
      <w:lvlText w:val=""/>
      <w:lvlJc w:val="left"/>
      <w:pPr>
        <w:tabs>
          <w:tab w:val="left" w:pos="3120"/>
        </w:tabs>
        <w:ind w:left="3120" w:hanging="360"/>
      </w:pPr>
      <w:rPr>
        <w:rFonts w:ascii="Symbol" w:hAnsi="Symbol" w:hint="default"/>
        <w:sz w:val="20"/>
      </w:rPr>
    </w:lvl>
    <w:lvl w:ilvl="4">
      <w:start w:val="1"/>
      <w:numFmt w:val="bullet"/>
      <w:lvlText w:val=""/>
      <w:lvlJc w:val="left"/>
      <w:pPr>
        <w:tabs>
          <w:tab w:val="left" w:pos="3840"/>
        </w:tabs>
        <w:ind w:left="3840" w:hanging="360"/>
      </w:pPr>
      <w:rPr>
        <w:rFonts w:ascii="Symbol" w:hAnsi="Symbol" w:hint="default"/>
        <w:sz w:val="20"/>
      </w:rPr>
    </w:lvl>
    <w:lvl w:ilvl="5">
      <w:start w:val="1"/>
      <w:numFmt w:val="bullet"/>
      <w:lvlText w:val=""/>
      <w:lvlJc w:val="left"/>
      <w:pPr>
        <w:tabs>
          <w:tab w:val="left" w:pos="4560"/>
        </w:tabs>
        <w:ind w:left="4560" w:hanging="360"/>
      </w:pPr>
      <w:rPr>
        <w:rFonts w:ascii="Symbol" w:hAnsi="Symbol" w:hint="default"/>
        <w:sz w:val="20"/>
      </w:rPr>
    </w:lvl>
    <w:lvl w:ilvl="6">
      <w:start w:val="1"/>
      <w:numFmt w:val="bullet"/>
      <w:lvlText w:val=""/>
      <w:lvlJc w:val="left"/>
      <w:pPr>
        <w:tabs>
          <w:tab w:val="left" w:pos="5280"/>
        </w:tabs>
        <w:ind w:left="5280" w:hanging="360"/>
      </w:pPr>
      <w:rPr>
        <w:rFonts w:ascii="Symbol" w:hAnsi="Symbol" w:hint="default"/>
        <w:sz w:val="20"/>
      </w:rPr>
    </w:lvl>
    <w:lvl w:ilvl="7">
      <w:start w:val="1"/>
      <w:numFmt w:val="bullet"/>
      <w:lvlText w:val=""/>
      <w:lvlJc w:val="left"/>
      <w:pPr>
        <w:tabs>
          <w:tab w:val="left" w:pos="6000"/>
        </w:tabs>
        <w:ind w:left="6000" w:hanging="360"/>
      </w:pPr>
      <w:rPr>
        <w:rFonts w:ascii="Symbol" w:hAnsi="Symbol" w:hint="default"/>
        <w:sz w:val="20"/>
      </w:rPr>
    </w:lvl>
    <w:lvl w:ilvl="8">
      <w:start w:val="1"/>
      <w:numFmt w:val="bullet"/>
      <w:lvlText w:val=""/>
      <w:lvlJc w:val="left"/>
      <w:pPr>
        <w:tabs>
          <w:tab w:val="left" w:pos="6720"/>
        </w:tabs>
        <w:ind w:left="6720" w:hanging="360"/>
      </w:pPr>
      <w:rPr>
        <w:rFonts w:ascii="Symbol" w:hAnsi="Symbol" w:hint="default"/>
        <w:sz w:val="20"/>
      </w:rPr>
    </w:lvl>
  </w:abstractNum>
  <w:abstractNum w:abstractNumId="22" w15:restartNumberingAfterBreak="0">
    <w:nsid w:val="57040EAF"/>
    <w:multiLevelType w:val="multilevel"/>
    <w:tmpl w:val="C95A3280"/>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A0B20F3"/>
    <w:multiLevelType w:val="multilevel"/>
    <w:tmpl w:val="C95A3280"/>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DB53C7A"/>
    <w:multiLevelType w:val="multilevel"/>
    <w:tmpl w:val="C95A3280"/>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04C1497"/>
    <w:multiLevelType w:val="multilevel"/>
    <w:tmpl w:val="CD8C0B90"/>
    <w:lvl w:ilvl="0">
      <w:start w:val="1"/>
      <w:numFmt w:val="decimal"/>
      <w:pStyle w:val="11"/>
      <w:lvlText w:val="%1."/>
      <w:lvlJc w:val="left"/>
      <w:pPr>
        <w:ind w:left="720" w:hanging="360"/>
      </w:pPr>
      <w:rPr>
        <w:rFonts w:hint="default"/>
      </w:rPr>
    </w:lvl>
    <w:lvl w:ilvl="1">
      <w:start w:val="2"/>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6" w15:restartNumberingAfterBreak="0">
    <w:nsid w:val="65716B4E"/>
    <w:multiLevelType w:val="multilevel"/>
    <w:tmpl w:val="E09C71E0"/>
    <w:lvl w:ilvl="0">
      <w:start w:val="3"/>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7" w15:restartNumberingAfterBreak="0">
    <w:nsid w:val="65AB299E"/>
    <w:multiLevelType w:val="multilevel"/>
    <w:tmpl w:val="CA9C4822"/>
    <w:lvl w:ilvl="0">
      <w:start w:val="1"/>
      <w:numFmt w:val="decimal"/>
      <w:lvlText w:val="%1."/>
      <w:lvlJc w:val="left"/>
      <w:pPr>
        <w:tabs>
          <w:tab w:val="num" w:pos="1080"/>
        </w:tabs>
        <w:ind w:left="1080" w:hanging="360"/>
      </w:pPr>
      <w:rPr>
        <w:rFonts w:hint="default"/>
        <w:sz w:val="28"/>
        <w:szCs w:val="28"/>
      </w:rPr>
    </w:lvl>
    <w:lvl w:ilvl="1">
      <w:start w:val="3"/>
      <w:numFmt w:val="decimal"/>
      <w:lvlText w:val="%2."/>
      <w:lvlJc w:val="left"/>
      <w:pPr>
        <w:ind w:left="1854" w:hanging="360"/>
      </w:pPr>
      <w:rPr>
        <w:rFonts w:hint="default"/>
      </w:rPr>
    </w:lvl>
    <w:lvl w:ilvl="2">
      <w:start w:val="1"/>
      <w:numFmt w:val="decimal"/>
      <w:lvlText w:val="%3."/>
      <w:lvlJc w:val="left"/>
      <w:pPr>
        <w:tabs>
          <w:tab w:val="num" w:pos="2520"/>
        </w:tabs>
        <w:ind w:left="2520" w:hanging="360"/>
      </w:pPr>
      <w:rPr>
        <w:rFonts w:hint="default"/>
        <w:sz w:val="20"/>
      </w:rPr>
    </w:lvl>
    <w:lvl w:ilvl="3">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8" w15:restartNumberingAfterBreak="0">
    <w:nsid w:val="675617A0"/>
    <w:multiLevelType w:val="multilevel"/>
    <w:tmpl w:val="675617A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9" w15:restartNumberingAfterBreak="0">
    <w:nsid w:val="6BFD124A"/>
    <w:multiLevelType w:val="multilevel"/>
    <w:tmpl w:val="C95A3280"/>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09D1689"/>
    <w:multiLevelType w:val="multilevel"/>
    <w:tmpl w:val="709D16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3B52EC2"/>
    <w:multiLevelType w:val="multilevel"/>
    <w:tmpl w:val="E6AE5F50"/>
    <w:lvl w:ilvl="0">
      <w:start w:val="5"/>
      <w:numFmt w:val="decimal"/>
      <w:lvlText w:val="%1"/>
      <w:lvlJc w:val="left"/>
      <w:pPr>
        <w:ind w:left="405" w:hanging="405"/>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num w:numId="1">
    <w:abstractNumId w:val="2"/>
  </w:num>
  <w:num w:numId="2">
    <w:abstractNumId w:val="10"/>
  </w:num>
  <w:num w:numId="3">
    <w:abstractNumId w:val="14"/>
  </w:num>
  <w:num w:numId="4">
    <w:abstractNumId w:val="21"/>
  </w:num>
  <w:num w:numId="5">
    <w:abstractNumId w:val="16"/>
  </w:num>
  <w:num w:numId="6">
    <w:abstractNumId w:val="28"/>
  </w:num>
  <w:num w:numId="7">
    <w:abstractNumId w:val="30"/>
  </w:num>
  <w:num w:numId="8">
    <w:abstractNumId w:val="24"/>
  </w:num>
  <w:num w:numId="9">
    <w:abstractNumId w:val="23"/>
  </w:num>
  <w:num w:numId="10">
    <w:abstractNumId w:val="20"/>
  </w:num>
  <w:num w:numId="11">
    <w:abstractNumId w:val="6"/>
  </w:num>
  <w:num w:numId="12">
    <w:abstractNumId w:val="4"/>
  </w:num>
  <w:num w:numId="13">
    <w:abstractNumId w:val="13"/>
  </w:num>
  <w:num w:numId="14">
    <w:abstractNumId w:val="17"/>
  </w:num>
  <w:num w:numId="15">
    <w:abstractNumId w:val="1"/>
  </w:num>
  <w:num w:numId="16">
    <w:abstractNumId w:val="3"/>
  </w:num>
  <w:num w:numId="17">
    <w:abstractNumId w:val="29"/>
  </w:num>
  <w:num w:numId="18">
    <w:abstractNumId w:val="22"/>
  </w:num>
  <w:num w:numId="19">
    <w:abstractNumId w:val="25"/>
  </w:num>
  <w:num w:numId="20">
    <w:abstractNumId w:val="27"/>
  </w:num>
  <w:num w:numId="21">
    <w:abstractNumId w:val="18"/>
  </w:num>
  <w:num w:numId="22">
    <w:abstractNumId w:val="5"/>
  </w:num>
  <w:num w:numId="23">
    <w:abstractNumId w:val="9"/>
  </w:num>
  <w:num w:numId="24">
    <w:abstractNumId w:val="11"/>
  </w:num>
  <w:num w:numId="25">
    <w:abstractNumId w:val="12"/>
  </w:num>
  <w:num w:numId="26">
    <w:abstractNumId w:val="26"/>
  </w:num>
  <w:num w:numId="27">
    <w:abstractNumId w:val="15"/>
  </w:num>
  <w:num w:numId="28">
    <w:abstractNumId w:val="31"/>
  </w:num>
  <w:num w:numId="29">
    <w:abstractNumId w:val="19"/>
  </w:num>
  <w:num w:numId="30">
    <w:abstractNumId w:val="7"/>
  </w:num>
  <w:num w:numId="31">
    <w:abstractNumId w:val="0"/>
  </w:num>
  <w:num w:numId="3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PIN KUMAR DINKAR">
    <w15:presenceInfo w15:providerId="Windows Live" w15:userId="353571ecd1c60c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301"/>
    <w:rsid w:val="00040044"/>
    <w:rsid w:val="00041DF6"/>
    <w:rsid w:val="00066714"/>
    <w:rsid w:val="00084164"/>
    <w:rsid w:val="000B7487"/>
    <w:rsid w:val="000E4975"/>
    <w:rsid w:val="00106DBB"/>
    <w:rsid w:val="00142F68"/>
    <w:rsid w:val="00146601"/>
    <w:rsid w:val="00172AC5"/>
    <w:rsid w:val="00191090"/>
    <w:rsid w:val="001D6ECD"/>
    <w:rsid w:val="001E2F95"/>
    <w:rsid w:val="00263405"/>
    <w:rsid w:val="002C0BEE"/>
    <w:rsid w:val="00382471"/>
    <w:rsid w:val="003C0691"/>
    <w:rsid w:val="00484A77"/>
    <w:rsid w:val="004A5A07"/>
    <w:rsid w:val="004B6556"/>
    <w:rsid w:val="004C12AD"/>
    <w:rsid w:val="004F1128"/>
    <w:rsid w:val="005072FA"/>
    <w:rsid w:val="005075C4"/>
    <w:rsid w:val="005C2E04"/>
    <w:rsid w:val="005E29E6"/>
    <w:rsid w:val="006107F1"/>
    <w:rsid w:val="00663697"/>
    <w:rsid w:val="00675731"/>
    <w:rsid w:val="00681675"/>
    <w:rsid w:val="006817C9"/>
    <w:rsid w:val="006832D7"/>
    <w:rsid w:val="006C1379"/>
    <w:rsid w:val="006E4C16"/>
    <w:rsid w:val="007D42CA"/>
    <w:rsid w:val="007D5E0E"/>
    <w:rsid w:val="007E1F95"/>
    <w:rsid w:val="00812DA7"/>
    <w:rsid w:val="008614CD"/>
    <w:rsid w:val="00867C23"/>
    <w:rsid w:val="00897134"/>
    <w:rsid w:val="008E13C2"/>
    <w:rsid w:val="00921B5F"/>
    <w:rsid w:val="009228F7"/>
    <w:rsid w:val="00933301"/>
    <w:rsid w:val="00955C32"/>
    <w:rsid w:val="009F30EE"/>
    <w:rsid w:val="00A14BA9"/>
    <w:rsid w:val="00A2114C"/>
    <w:rsid w:val="00A30A9C"/>
    <w:rsid w:val="00A35C13"/>
    <w:rsid w:val="00A37089"/>
    <w:rsid w:val="00A51454"/>
    <w:rsid w:val="00A5780B"/>
    <w:rsid w:val="00A84021"/>
    <w:rsid w:val="00AC54EF"/>
    <w:rsid w:val="00B05AA9"/>
    <w:rsid w:val="00B21540"/>
    <w:rsid w:val="00B618A6"/>
    <w:rsid w:val="00B70938"/>
    <w:rsid w:val="00BB6F6F"/>
    <w:rsid w:val="00BC5E3C"/>
    <w:rsid w:val="00C101E2"/>
    <w:rsid w:val="00C1263C"/>
    <w:rsid w:val="00C551E1"/>
    <w:rsid w:val="00C851A6"/>
    <w:rsid w:val="00CC6390"/>
    <w:rsid w:val="00CD4D67"/>
    <w:rsid w:val="00D0430C"/>
    <w:rsid w:val="00D60A4E"/>
    <w:rsid w:val="00E053BD"/>
    <w:rsid w:val="00E06A7D"/>
    <w:rsid w:val="00EA1EC8"/>
    <w:rsid w:val="00EA7064"/>
    <w:rsid w:val="00EB77C8"/>
    <w:rsid w:val="00F10347"/>
    <w:rsid w:val="00F62ED7"/>
    <w:rsid w:val="00F966D2"/>
    <w:rsid w:val="00FF24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121EF"/>
  <w15:chartTrackingRefBased/>
  <w15:docId w15:val="{751295B5-1FFC-4A09-AB87-F88202EC6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35C1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link w:val="ListParagraphChar"/>
    <w:qFormat/>
    <w:rsid w:val="00D60A4E"/>
    <w:pPr>
      <w:ind w:left="720"/>
      <w:contextualSpacing/>
    </w:pPr>
  </w:style>
  <w:style w:type="character" w:styleId="Strong">
    <w:name w:val="Strong"/>
    <w:basedOn w:val="DefaultParagraphFont"/>
    <w:uiPriority w:val="22"/>
    <w:qFormat/>
    <w:rsid w:val="00CC6390"/>
    <w:rPr>
      <w:b/>
      <w:bCs/>
    </w:rPr>
  </w:style>
  <w:style w:type="paragraph" w:customStyle="1" w:styleId="ListParagraph1">
    <w:name w:val="List Paragraph1"/>
    <w:basedOn w:val="Normal"/>
    <w:uiPriority w:val="34"/>
    <w:qFormat/>
    <w:rsid w:val="00CC6390"/>
    <w:pPr>
      <w:spacing w:after="200" w:line="276" w:lineRule="auto"/>
      <w:ind w:left="720"/>
      <w:contextualSpacing/>
    </w:pPr>
    <w:rPr>
      <w:rFonts w:ascii="Calibri" w:eastAsia="Times New Roman" w:hAnsi="Times New Roman" w:cs="Times New Roman"/>
      <w:lang w:val="en-US"/>
    </w:rPr>
  </w:style>
  <w:style w:type="paragraph" w:customStyle="1" w:styleId="11">
    <w:name w:val="11"/>
    <w:basedOn w:val="ListParagraph"/>
    <w:link w:val="11Char"/>
    <w:qFormat/>
    <w:rsid w:val="00CC6390"/>
    <w:pPr>
      <w:numPr>
        <w:numId w:val="19"/>
      </w:numPr>
      <w:spacing w:line="360" w:lineRule="auto"/>
    </w:pPr>
    <w:rPr>
      <w:rFonts w:ascii="Times New Roman" w:eastAsia="Times New Roman" w:hAnsi="Times New Roman" w:cs="Times New Roman"/>
      <w:color w:val="555555"/>
      <w:sz w:val="32"/>
      <w:szCs w:val="24"/>
      <w:lang w:eastAsia="en-IN"/>
    </w:rPr>
  </w:style>
  <w:style w:type="character" w:customStyle="1" w:styleId="ListParagraphChar">
    <w:name w:val="List Paragraph Char"/>
    <w:basedOn w:val="DefaultParagraphFont"/>
    <w:link w:val="ListParagraph"/>
    <w:uiPriority w:val="34"/>
    <w:rsid w:val="00CC6390"/>
  </w:style>
  <w:style w:type="character" w:customStyle="1" w:styleId="11Char">
    <w:name w:val="11 Char"/>
    <w:basedOn w:val="ListParagraphChar"/>
    <w:link w:val="11"/>
    <w:rsid w:val="00CC6390"/>
    <w:rPr>
      <w:rFonts w:ascii="Times New Roman" w:eastAsia="Times New Roman" w:hAnsi="Times New Roman" w:cs="Times New Roman"/>
      <w:color w:val="555555"/>
      <w:sz w:val="32"/>
      <w:szCs w:val="24"/>
      <w:lang w:eastAsia="en-IN"/>
    </w:rPr>
  </w:style>
  <w:style w:type="table" w:styleId="TableGrid">
    <w:name w:val="Table Grid"/>
    <w:basedOn w:val="TableNormal"/>
    <w:uiPriority w:val="39"/>
    <w:rsid w:val="000E49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6340127">
      <w:bodyDiv w:val="1"/>
      <w:marLeft w:val="0"/>
      <w:marRight w:val="0"/>
      <w:marTop w:val="0"/>
      <w:marBottom w:val="0"/>
      <w:divBdr>
        <w:top w:val="none" w:sz="0" w:space="0" w:color="auto"/>
        <w:left w:val="none" w:sz="0" w:space="0" w:color="auto"/>
        <w:bottom w:val="none" w:sz="0" w:space="0" w:color="auto"/>
        <w:right w:val="none" w:sz="0" w:space="0" w:color="auto"/>
      </w:divBdr>
      <w:divsChild>
        <w:div w:id="1696809939">
          <w:marLeft w:val="0"/>
          <w:marRight w:val="0"/>
          <w:marTop w:val="0"/>
          <w:marBottom w:val="0"/>
          <w:divBdr>
            <w:top w:val="none" w:sz="0" w:space="0" w:color="auto"/>
            <w:left w:val="none" w:sz="0" w:space="0" w:color="auto"/>
            <w:bottom w:val="none" w:sz="0" w:space="0" w:color="auto"/>
            <w:right w:val="none" w:sz="0" w:space="0" w:color="auto"/>
          </w:divBdr>
        </w:div>
        <w:div w:id="190387806">
          <w:marLeft w:val="0"/>
          <w:marRight w:val="0"/>
          <w:marTop w:val="0"/>
          <w:marBottom w:val="0"/>
          <w:divBdr>
            <w:top w:val="none" w:sz="0" w:space="0" w:color="auto"/>
            <w:left w:val="none" w:sz="0" w:space="0" w:color="auto"/>
            <w:bottom w:val="none" w:sz="0" w:space="0" w:color="auto"/>
            <w:right w:val="none" w:sz="0" w:space="0" w:color="auto"/>
          </w:divBdr>
        </w:div>
      </w:divsChild>
    </w:div>
    <w:div w:id="1089041405">
      <w:bodyDiv w:val="1"/>
      <w:marLeft w:val="0"/>
      <w:marRight w:val="0"/>
      <w:marTop w:val="0"/>
      <w:marBottom w:val="0"/>
      <w:divBdr>
        <w:top w:val="none" w:sz="0" w:space="0" w:color="auto"/>
        <w:left w:val="none" w:sz="0" w:space="0" w:color="auto"/>
        <w:bottom w:val="none" w:sz="0" w:space="0" w:color="auto"/>
        <w:right w:val="none" w:sz="0" w:space="0" w:color="auto"/>
      </w:divBdr>
    </w:div>
    <w:div w:id="1561331426">
      <w:bodyDiv w:val="1"/>
      <w:marLeft w:val="0"/>
      <w:marRight w:val="0"/>
      <w:marTop w:val="0"/>
      <w:marBottom w:val="0"/>
      <w:divBdr>
        <w:top w:val="none" w:sz="0" w:space="0" w:color="auto"/>
        <w:left w:val="none" w:sz="0" w:space="0" w:color="auto"/>
        <w:bottom w:val="none" w:sz="0" w:space="0" w:color="auto"/>
        <w:right w:val="none" w:sz="0" w:space="0" w:color="auto"/>
      </w:divBdr>
    </w:div>
    <w:div w:id="1924948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DDCF6-1442-4847-807D-B46439039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26</Pages>
  <Words>3048</Words>
  <Characters>17376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Kumar</dc:creator>
  <cp:keywords/>
  <dc:description/>
  <cp:lastModifiedBy>VIPIN KUMAR DINKAR</cp:lastModifiedBy>
  <cp:revision>66</cp:revision>
  <dcterms:created xsi:type="dcterms:W3CDTF">2016-11-05T17:37:00Z</dcterms:created>
  <dcterms:modified xsi:type="dcterms:W3CDTF">2016-11-14T14:51:00Z</dcterms:modified>
</cp:coreProperties>
</file>